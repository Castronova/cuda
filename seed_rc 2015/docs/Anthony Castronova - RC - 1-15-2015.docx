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9A25D7" w14:textId="4FAE2481" w:rsidR="008F2408" w:rsidRDefault="000F4754" w:rsidP="000F4754">
      <w:pPr>
        <w:pStyle w:val="NoSpacing"/>
        <w:tabs>
          <w:tab w:val="left" w:pos="152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</w:p>
    <w:p w14:paraId="5D71A8FC" w14:textId="77777777" w:rsidR="00AE7908" w:rsidRDefault="00AE7908" w:rsidP="00E1135D">
      <w:pPr>
        <w:pStyle w:val="NoSpacing"/>
        <w:rPr>
          <w:rFonts w:asciiTheme="majorHAnsi" w:hAnsiTheme="majorHAnsi"/>
          <w:sz w:val="24"/>
          <w:szCs w:val="24"/>
        </w:rPr>
      </w:pPr>
    </w:p>
    <w:p w14:paraId="1DAAA603" w14:textId="32E7929C" w:rsidR="008F2408" w:rsidRDefault="00BF7EE4" w:rsidP="00BF7EE4">
      <w:pPr>
        <w:pStyle w:val="NoSpacing"/>
        <w:tabs>
          <w:tab w:val="left" w:pos="1200"/>
        </w:tabs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</w:p>
    <w:p w14:paraId="36AF9323" w14:textId="77777777" w:rsidR="00E502DC" w:rsidRDefault="00E502DC" w:rsidP="00E1135D">
      <w:pPr>
        <w:pStyle w:val="NoSpacing"/>
        <w:rPr>
          <w:rFonts w:asciiTheme="majorHAnsi" w:hAnsiTheme="majorHAnsi"/>
          <w:sz w:val="24"/>
          <w:szCs w:val="24"/>
        </w:rPr>
      </w:pPr>
    </w:p>
    <w:p w14:paraId="08AC7B96" w14:textId="77777777" w:rsidR="00E502DC" w:rsidRDefault="00E502DC" w:rsidP="00E1135D">
      <w:pPr>
        <w:pStyle w:val="NoSpacing"/>
        <w:rPr>
          <w:rFonts w:asciiTheme="majorHAnsi" w:hAnsiTheme="majorHAnsi"/>
          <w:sz w:val="24"/>
          <w:szCs w:val="24"/>
        </w:rPr>
      </w:pPr>
    </w:p>
    <w:p w14:paraId="5C0DE31C" w14:textId="77777777" w:rsidR="00D07ED9" w:rsidRDefault="00D07ED9" w:rsidP="00872280">
      <w:pPr>
        <w:spacing w:after="0" w:line="240" w:lineRule="auto"/>
        <w:rPr>
          <w:rFonts w:asciiTheme="majorHAnsi" w:hAnsiTheme="majorHAnsi" w:cstheme="minorHAnsi"/>
          <w:sz w:val="20"/>
          <w:szCs w:val="20"/>
        </w:rPr>
      </w:pPr>
    </w:p>
    <w:p w14:paraId="1BCE9D2A" w14:textId="77777777" w:rsidR="00A84D18" w:rsidRPr="003609CF" w:rsidRDefault="00A84D18" w:rsidP="00872280">
      <w:pPr>
        <w:spacing w:after="0" w:line="240" w:lineRule="auto"/>
        <w:rPr>
          <w:rFonts w:asciiTheme="majorHAnsi" w:hAnsiTheme="majorHAnsi" w:cstheme="minorHAnsi"/>
          <w:sz w:val="28"/>
          <w:szCs w:val="28"/>
        </w:rPr>
      </w:pPr>
    </w:p>
    <w:p w14:paraId="60700EA0" w14:textId="77777777" w:rsidR="00672FFD" w:rsidRPr="00DB75CE" w:rsidRDefault="00F04478" w:rsidP="00F04478">
      <w:pPr>
        <w:spacing w:after="0" w:line="240" w:lineRule="auto"/>
        <w:jc w:val="center"/>
        <w:rPr>
          <w:rFonts w:asciiTheme="majorHAnsi" w:hAnsiTheme="majorHAnsi" w:cstheme="minorHAnsi"/>
          <w:sz w:val="28"/>
          <w:szCs w:val="28"/>
        </w:rPr>
      </w:pPr>
      <w:r w:rsidRPr="00DB75CE">
        <w:rPr>
          <w:rFonts w:asciiTheme="majorHAnsi" w:hAnsiTheme="majorHAnsi" w:cstheme="minorHAnsi"/>
          <w:sz w:val="28"/>
          <w:szCs w:val="28"/>
        </w:rPr>
        <w:t>MEMORANDUM</w:t>
      </w:r>
    </w:p>
    <w:p w14:paraId="5612796C" w14:textId="77777777" w:rsidR="00F04478" w:rsidRPr="00DB75CE" w:rsidRDefault="00F04478" w:rsidP="00F04478">
      <w:pPr>
        <w:spacing w:after="0" w:line="240" w:lineRule="auto"/>
        <w:rPr>
          <w:rFonts w:asciiTheme="majorHAnsi" w:hAnsiTheme="majorHAnsi" w:cstheme="minorHAnsi"/>
          <w:sz w:val="28"/>
          <w:szCs w:val="28"/>
        </w:rPr>
      </w:pPr>
    </w:p>
    <w:p w14:paraId="02E54DDE" w14:textId="24A418B8" w:rsidR="00CC1548" w:rsidRPr="00DB75CE" w:rsidRDefault="00F04478" w:rsidP="00152A2A">
      <w:pPr>
        <w:spacing w:after="0" w:line="240" w:lineRule="auto"/>
        <w:rPr>
          <w:rFonts w:asciiTheme="majorHAnsi" w:hAnsiTheme="majorHAnsi" w:cstheme="minorHAnsi"/>
          <w:sz w:val="28"/>
          <w:szCs w:val="28"/>
        </w:rPr>
      </w:pPr>
      <w:r w:rsidRPr="00DB75CE">
        <w:rPr>
          <w:rFonts w:asciiTheme="majorHAnsi" w:hAnsiTheme="majorHAnsi" w:cs="Times New Roman"/>
          <w:sz w:val="28"/>
          <w:szCs w:val="28"/>
        </w:rPr>
        <w:t>TO:</w:t>
      </w:r>
      <w:r w:rsidRPr="00DB75CE">
        <w:rPr>
          <w:rFonts w:asciiTheme="majorHAnsi" w:hAnsiTheme="majorHAnsi" w:cs="Times New Roman"/>
          <w:sz w:val="28"/>
          <w:szCs w:val="28"/>
        </w:rPr>
        <w:tab/>
      </w:r>
      <w:r w:rsidR="000D6BB6" w:rsidRPr="00DB75CE">
        <w:rPr>
          <w:rFonts w:asciiTheme="majorHAnsi" w:hAnsiTheme="majorHAnsi" w:cs="Times New Roman"/>
          <w:sz w:val="28"/>
          <w:szCs w:val="28"/>
        </w:rPr>
        <w:tab/>
      </w:r>
      <w:r w:rsidR="003609CF" w:rsidRPr="00DB75CE">
        <w:rPr>
          <w:rFonts w:asciiTheme="majorHAnsi" w:hAnsiTheme="majorHAnsi" w:cstheme="minorHAnsi"/>
          <w:sz w:val="28"/>
          <w:szCs w:val="28"/>
        </w:rPr>
        <w:t xml:space="preserve">Dr. </w:t>
      </w:r>
      <w:r w:rsidR="00C5753B">
        <w:rPr>
          <w:rFonts w:asciiTheme="majorHAnsi" w:hAnsiTheme="majorHAnsi" w:cstheme="minorHAnsi"/>
          <w:sz w:val="28"/>
          <w:szCs w:val="28"/>
        </w:rPr>
        <w:t xml:space="preserve">Anthony </w:t>
      </w:r>
      <w:proofErr w:type="spellStart"/>
      <w:r w:rsidR="00C5753B">
        <w:rPr>
          <w:rFonts w:asciiTheme="majorHAnsi" w:hAnsiTheme="majorHAnsi" w:cstheme="minorHAnsi"/>
          <w:sz w:val="28"/>
          <w:szCs w:val="28"/>
        </w:rPr>
        <w:t>Castronova</w:t>
      </w:r>
      <w:proofErr w:type="spellEnd"/>
      <w:r w:rsidR="00FB15B6">
        <w:rPr>
          <w:rFonts w:asciiTheme="majorHAnsi" w:hAnsiTheme="majorHAnsi" w:cstheme="minorHAnsi"/>
          <w:sz w:val="28"/>
          <w:szCs w:val="28"/>
        </w:rPr>
        <w:t xml:space="preserve">, </w:t>
      </w:r>
      <w:r w:rsidR="00EE083C">
        <w:rPr>
          <w:rFonts w:asciiTheme="majorHAnsi" w:hAnsiTheme="majorHAnsi" w:cstheme="minorHAnsi"/>
          <w:sz w:val="28"/>
          <w:szCs w:val="28"/>
        </w:rPr>
        <w:t xml:space="preserve">Research </w:t>
      </w:r>
      <w:r w:rsidR="00CB3EC6">
        <w:rPr>
          <w:rFonts w:asciiTheme="majorHAnsi" w:hAnsiTheme="majorHAnsi" w:cstheme="minorHAnsi"/>
          <w:sz w:val="28"/>
          <w:szCs w:val="28"/>
        </w:rPr>
        <w:t>Assistant</w:t>
      </w:r>
      <w:r w:rsidR="00211667">
        <w:rPr>
          <w:rFonts w:asciiTheme="majorHAnsi" w:hAnsiTheme="majorHAnsi" w:cstheme="minorHAnsi"/>
          <w:sz w:val="28"/>
          <w:szCs w:val="28"/>
        </w:rPr>
        <w:t xml:space="preserve"> </w:t>
      </w:r>
      <w:r w:rsidR="00152A2A" w:rsidRPr="00DB75CE">
        <w:rPr>
          <w:rFonts w:asciiTheme="majorHAnsi" w:hAnsiTheme="majorHAnsi" w:cstheme="minorHAnsi"/>
          <w:sz w:val="28"/>
          <w:szCs w:val="28"/>
        </w:rPr>
        <w:t>Professor</w:t>
      </w:r>
    </w:p>
    <w:p w14:paraId="2051ED94" w14:textId="49705623" w:rsidR="00152A2A" w:rsidRPr="00DB75CE" w:rsidRDefault="00CC1548" w:rsidP="00F80DC6">
      <w:pPr>
        <w:spacing w:after="0" w:line="240" w:lineRule="auto"/>
        <w:rPr>
          <w:rFonts w:asciiTheme="majorHAnsi" w:hAnsiTheme="majorHAnsi" w:cs="Times New Roman"/>
          <w:sz w:val="28"/>
          <w:szCs w:val="28"/>
        </w:rPr>
      </w:pPr>
      <w:r w:rsidRPr="00DB75CE">
        <w:rPr>
          <w:rFonts w:asciiTheme="majorHAnsi" w:hAnsiTheme="majorHAnsi" w:cstheme="minorHAnsi"/>
          <w:sz w:val="28"/>
          <w:szCs w:val="28"/>
        </w:rPr>
        <w:tab/>
      </w:r>
      <w:r w:rsidRPr="00DB75CE">
        <w:rPr>
          <w:rFonts w:asciiTheme="majorHAnsi" w:hAnsiTheme="majorHAnsi" w:cstheme="minorHAnsi"/>
          <w:sz w:val="28"/>
          <w:szCs w:val="28"/>
        </w:rPr>
        <w:tab/>
      </w:r>
      <w:r w:rsidR="00C5753B">
        <w:rPr>
          <w:rFonts w:asciiTheme="majorHAnsi" w:hAnsiTheme="majorHAnsi" w:cs="Times New Roman"/>
          <w:sz w:val="28"/>
          <w:szCs w:val="28"/>
        </w:rPr>
        <w:t>College of Engineering</w:t>
      </w:r>
    </w:p>
    <w:p w14:paraId="02140DBA" w14:textId="62F93720" w:rsidR="00152A2A" w:rsidRPr="00DB75CE" w:rsidRDefault="00C5753B" w:rsidP="00152A2A">
      <w:pPr>
        <w:spacing w:after="0" w:line="240" w:lineRule="auto"/>
        <w:ind w:left="720" w:firstLine="720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>Civil and Environmental Engineering</w:t>
      </w:r>
    </w:p>
    <w:p w14:paraId="3F767D36" w14:textId="77777777" w:rsidR="008D29F2" w:rsidRPr="00DB75CE" w:rsidRDefault="008D29F2" w:rsidP="00F04478">
      <w:pPr>
        <w:pStyle w:val="NoSpacing"/>
        <w:tabs>
          <w:tab w:val="left" w:pos="1080"/>
        </w:tabs>
        <w:rPr>
          <w:rFonts w:asciiTheme="majorHAnsi" w:hAnsiTheme="majorHAnsi" w:cs="Times New Roman"/>
          <w:sz w:val="28"/>
          <w:szCs w:val="28"/>
        </w:rPr>
      </w:pPr>
    </w:p>
    <w:p w14:paraId="2D2D97D1" w14:textId="7CD09057" w:rsidR="00F04478" w:rsidRPr="00DB75CE" w:rsidRDefault="00F04478" w:rsidP="00F04478">
      <w:pPr>
        <w:pStyle w:val="NoSpacing"/>
        <w:tabs>
          <w:tab w:val="left" w:pos="1080"/>
        </w:tabs>
        <w:rPr>
          <w:rFonts w:asciiTheme="majorHAnsi" w:hAnsiTheme="majorHAnsi" w:cs="Times New Roman"/>
          <w:sz w:val="28"/>
          <w:szCs w:val="28"/>
        </w:rPr>
      </w:pPr>
      <w:r w:rsidRPr="00DB75CE">
        <w:rPr>
          <w:rFonts w:asciiTheme="majorHAnsi" w:hAnsiTheme="majorHAnsi" w:cs="Times New Roman"/>
          <w:sz w:val="28"/>
          <w:szCs w:val="28"/>
        </w:rPr>
        <w:t>FROM:</w:t>
      </w:r>
      <w:r w:rsidRPr="00DB75CE">
        <w:rPr>
          <w:rFonts w:asciiTheme="majorHAnsi" w:hAnsiTheme="majorHAnsi" w:cs="Times New Roman"/>
          <w:sz w:val="28"/>
          <w:szCs w:val="28"/>
        </w:rPr>
        <w:tab/>
      </w:r>
      <w:r w:rsidR="007677DA" w:rsidRPr="00DB75CE">
        <w:rPr>
          <w:rFonts w:asciiTheme="majorHAnsi" w:hAnsiTheme="majorHAnsi" w:cs="Times New Roman"/>
          <w:sz w:val="28"/>
          <w:szCs w:val="28"/>
        </w:rPr>
        <w:tab/>
      </w:r>
      <w:r w:rsidR="00211667">
        <w:rPr>
          <w:rFonts w:asciiTheme="majorHAnsi" w:hAnsiTheme="majorHAnsi" w:cs="Times New Roman"/>
          <w:sz w:val="28"/>
          <w:szCs w:val="28"/>
        </w:rPr>
        <w:t>Craig Kelley</w:t>
      </w:r>
      <w:r w:rsidR="007677DA" w:rsidRPr="00DB75CE">
        <w:rPr>
          <w:rFonts w:asciiTheme="majorHAnsi" w:hAnsiTheme="majorHAnsi" w:cs="Times New Roman"/>
          <w:sz w:val="28"/>
          <w:szCs w:val="28"/>
        </w:rPr>
        <w:t xml:space="preserve">, </w:t>
      </w:r>
      <w:r w:rsidR="00282AAC" w:rsidRPr="00DB75CE">
        <w:rPr>
          <w:rFonts w:asciiTheme="majorHAnsi" w:hAnsiTheme="majorHAnsi" w:cs="Times New Roman"/>
          <w:sz w:val="28"/>
          <w:szCs w:val="28"/>
        </w:rPr>
        <w:t>Finance Officer</w:t>
      </w:r>
    </w:p>
    <w:p w14:paraId="4925F8D4" w14:textId="1B41EB8A" w:rsidR="00F04478" w:rsidRPr="00DB75CE" w:rsidRDefault="00F04478" w:rsidP="00F04478">
      <w:pPr>
        <w:pStyle w:val="NoSpacing"/>
        <w:tabs>
          <w:tab w:val="left" w:pos="1080"/>
        </w:tabs>
        <w:rPr>
          <w:rFonts w:asciiTheme="majorHAnsi" w:hAnsiTheme="majorHAnsi" w:cs="Times New Roman"/>
          <w:sz w:val="28"/>
          <w:szCs w:val="28"/>
        </w:rPr>
      </w:pPr>
      <w:r w:rsidRPr="00DB75CE">
        <w:rPr>
          <w:rFonts w:asciiTheme="majorHAnsi" w:hAnsiTheme="majorHAnsi" w:cs="Times New Roman"/>
          <w:sz w:val="28"/>
          <w:szCs w:val="28"/>
        </w:rPr>
        <w:tab/>
      </w:r>
      <w:r w:rsidR="000D6BB6" w:rsidRPr="00DB75CE">
        <w:rPr>
          <w:rFonts w:asciiTheme="majorHAnsi" w:hAnsiTheme="majorHAnsi" w:cs="Times New Roman"/>
          <w:sz w:val="28"/>
          <w:szCs w:val="28"/>
        </w:rPr>
        <w:tab/>
      </w:r>
      <w:r w:rsidR="000F4754" w:rsidRPr="00DB75CE">
        <w:rPr>
          <w:rFonts w:asciiTheme="majorHAnsi" w:hAnsiTheme="majorHAnsi" w:cs="Times New Roman"/>
          <w:sz w:val="28"/>
          <w:szCs w:val="28"/>
        </w:rPr>
        <w:t>Office of Research and Graduate Studies</w:t>
      </w:r>
    </w:p>
    <w:p w14:paraId="50C7B6EE" w14:textId="77777777" w:rsidR="00F04478" w:rsidRPr="00DB75CE" w:rsidRDefault="00F04478" w:rsidP="00F04478">
      <w:pPr>
        <w:pStyle w:val="NoSpacing"/>
        <w:tabs>
          <w:tab w:val="left" w:pos="1080"/>
        </w:tabs>
        <w:rPr>
          <w:rFonts w:asciiTheme="majorHAnsi" w:hAnsiTheme="majorHAnsi" w:cs="Times New Roman"/>
          <w:sz w:val="28"/>
          <w:szCs w:val="28"/>
        </w:rPr>
      </w:pPr>
      <w:r w:rsidRPr="00DB75CE">
        <w:rPr>
          <w:rFonts w:asciiTheme="majorHAnsi" w:hAnsiTheme="majorHAnsi" w:cs="Times New Roman"/>
          <w:sz w:val="28"/>
          <w:szCs w:val="28"/>
        </w:rPr>
        <w:tab/>
      </w:r>
    </w:p>
    <w:p w14:paraId="18C1A11B" w14:textId="198DE0AB" w:rsidR="00F04478" w:rsidRPr="00DB75CE" w:rsidRDefault="00F04478" w:rsidP="00F04478">
      <w:pPr>
        <w:pStyle w:val="NoSpacing"/>
        <w:tabs>
          <w:tab w:val="left" w:pos="1080"/>
        </w:tabs>
        <w:rPr>
          <w:rFonts w:asciiTheme="majorHAnsi" w:hAnsiTheme="majorHAnsi" w:cs="Times New Roman"/>
          <w:sz w:val="28"/>
          <w:szCs w:val="28"/>
        </w:rPr>
      </w:pPr>
      <w:r w:rsidRPr="00DB75CE">
        <w:rPr>
          <w:rFonts w:asciiTheme="majorHAnsi" w:hAnsiTheme="majorHAnsi" w:cs="Times New Roman"/>
          <w:sz w:val="28"/>
          <w:szCs w:val="28"/>
        </w:rPr>
        <w:t>DATE:</w:t>
      </w:r>
      <w:r w:rsidRPr="00DB75CE">
        <w:rPr>
          <w:rFonts w:asciiTheme="majorHAnsi" w:hAnsiTheme="majorHAnsi" w:cs="Times New Roman"/>
          <w:sz w:val="28"/>
          <w:szCs w:val="28"/>
        </w:rPr>
        <w:tab/>
      </w:r>
      <w:r w:rsidR="009947BB" w:rsidRPr="00DB75CE">
        <w:rPr>
          <w:rFonts w:asciiTheme="majorHAnsi" w:hAnsiTheme="majorHAnsi" w:cs="Times New Roman"/>
          <w:sz w:val="28"/>
          <w:szCs w:val="28"/>
        </w:rPr>
        <w:tab/>
      </w:r>
      <w:r w:rsidR="00211667">
        <w:rPr>
          <w:rFonts w:asciiTheme="majorHAnsi" w:hAnsiTheme="majorHAnsi" w:cs="Times New Roman"/>
          <w:sz w:val="28"/>
          <w:szCs w:val="28"/>
        </w:rPr>
        <w:t>January 15, 2015</w:t>
      </w:r>
      <w:r w:rsidRPr="00DB75CE">
        <w:rPr>
          <w:rFonts w:asciiTheme="majorHAnsi" w:hAnsiTheme="majorHAnsi" w:cs="Times New Roman"/>
          <w:sz w:val="28"/>
          <w:szCs w:val="28"/>
        </w:rPr>
        <w:tab/>
      </w:r>
    </w:p>
    <w:p w14:paraId="574E37B6" w14:textId="77777777" w:rsidR="00F04478" w:rsidRPr="00DB75CE" w:rsidRDefault="00F04478" w:rsidP="00F04478">
      <w:pPr>
        <w:pStyle w:val="NoSpacing"/>
        <w:tabs>
          <w:tab w:val="left" w:pos="1080"/>
        </w:tabs>
        <w:rPr>
          <w:rFonts w:asciiTheme="majorHAnsi" w:hAnsiTheme="majorHAnsi" w:cs="Times New Roman"/>
          <w:sz w:val="28"/>
          <w:szCs w:val="28"/>
        </w:rPr>
      </w:pPr>
    </w:p>
    <w:p w14:paraId="3968012A" w14:textId="34EE174B" w:rsidR="007677DA" w:rsidRPr="00DB75CE" w:rsidRDefault="00F04478" w:rsidP="00F80DC6">
      <w:pPr>
        <w:ind w:left="1440" w:hanging="1440"/>
        <w:rPr>
          <w:rFonts w:asciiTheme="majorHAnsi" w:eastAsia="Times New Roman" w:hAnsiTheme="majorHAnsi" w:cs="Arial"/>
          <w:sz w:val="28"/>
          <w:szCs w:val="28"/>
        </w:rPr>
      </w:pPr>
      <w:r w:rsidRPr="00DB75CE">
        <w:rPr>
          <w:rFonts w:asciiTheme="majorHAnsi" w:hAnsiTheme="majorHAnsi" w:cs="Times New Roman"/>
          <w:sz w:val="28"/>
          <w:szCs w:val="28"/>
        </w:rPr>
        <w:t>SUBJECT:</w:t>
      </w:r>
      <w:r w:rsidR="000D6BB6" w:rsidRPr="00DB75CE">
        <w:rPr>
          <w:rFonts w:asciiTheme="majorHAnsi" w:hAnsiTheme="majorHAnsi" w:cs="Times New Roman"/>
          <w:sz w:val="28"/>
          <w:szCs w:val="28"/>
        </w:rPr>
        <w:tab/>
      </w:r>
      <w:r w:rsidR="00152A2A" w:rsidRPr="00DB75CE">
        <w:rPr>
          <w:rFonts w:asciiTheme="majorHAnsi" w:hAnsiTheme="majorHAnsi" w:cs="Times New Roman"/>
          <w:sz w:val="28"/>
          <w:szCs w:val="28"/>
        </w:rPr>
        <w:t>“</w:t>
      </w:r>
      <w:r w:rsidR="00C4505F" w:rsidRPr="00C4505F">
        <w:rPr>
          <w:rFonts w:asciiTheme="majorHAnsi" w:eastAsia="Times New Roman" w:hAnsiTheme="majorHAnsi" w:cs="Arial"/>
          <w:sz w:val="28"/>
          <w:szCs w:val="28"/>
        </w:rPr>
        <w:t>A Real-Time Environmental Observation Processing and Decision-Making Framework</w:t>
      </w:r>
      <w:r w:rsidR="003609CF" w:rsidRPr="00DB75CE">
        <w:rPr>
          <w:rFonts w:asciiTheme="majorHAnsi" w:eastAsia="Times New Roman" w:hAnsiTheme="majorHAnsi" w:cs="Arial"/>
          <w:sz w:val="28"/>
          <w:szCs w:val="28"/>
        </w:rPr>
        <w:t>”</w:t>
      </w:r>
    </w:p>
    <w:p w14:paraId="66016AA4" w14:textId="77777777" w:rsidR="007677DA" w:rsidRPr="00DB75CE" w:rsidRDefault="007677DA" w:rsidP="007677DA">
      <w:pPr>
        <w:pStyle w:val="NoSpacing"/>
        <w:rPr>
          <w:rFonts w:asciiTheme="majorHAnsi" w:hAnsiTheme="majorHAnsi" w:cs="Times New Roman"/>
          <w:sz w:val="28"/>
          <w:szCs w:val="28"/>
        </w:rPr>
      </w:pPr>
    </w:p>
    <w:p w14:paraId="7CC954A7" w14:textId="0F9C4726" w:rsidR="00F04478" w:rsidRPr="00DB75CE" w:rsidRDefault="00F04478" w:rsidP="00F04478">
      <w:pPr>
        <w:pStyle w:val="NoSpacing"/>
        <w:rPr>
          <w:rFonts w:asciiTheme="majorHAnsi" w:hAnsiTheme="majorHAnsi" w:cs="Times New Roman"/>
          <w:sz w:val="28"/>
          <w:szCs w:val="28"/>
        </w:rPr>
      </w:pPr>
      <w:r w:rsidRPr="00DB75CE">
        <w:rPr>
          <w:rFonts w:asciiTheme="majorHAnsi" w:hAnsiTheme="majorHAnsi" w:cs="Times New Roman"/>
          <w:sz w:val="28"/>
          <w:szCs w:val="28"/>
        </w:rPr>
        <w:t>Congratulations on receiving a</w:t>
      </w:r>
      <w:r w:rsidR="00E42664">
        <w:rPr>
          <w:rFonts w:asciiTheme="majorHAnsi" w:hAnsiTheme="majorHAnsi" w:cs="Times New Roman"/>
          <w:sz w:val="28"/>
          <w:szCs w:val="28"/>
        </w:rPr>
        <w:t xml:space="preserve"> </w:t>
      </w:r>
      <w:r w:rsidR="00C4505F">
        <w:rPr>
          <w:rFonts w:asciiTheme="majorHAnsi" w:hAnsiTheme="majorHAnsi" w:cs="Times New Roman"/>
          <w:sz w:val="28"/>
          <w:szCs w:val="28"/>
        </w:rPr>
        <w:t>Research Catalyst</w:t>
      </w:r>
      <w:r w:rsidR="00E42664">
        <w:rPr>
          <w:rFonts w:asciiTheme="majorHAnsi" w:hAnsiTheme="majorHAnsi" w:cs="Times New Roman"/>
          <w:sz w:val="28"/>
          <w:szCs w:val="28"/>
        </w:rPr>
        <w:t xml:space="preserve"> </w:t>
      </w:r>
      <w:r w:rsidR="00152A2A" w:rsidRPr="00DB75CE">
        <w:rPr>
          <w:rFonts w:asciiTheme="majorHAnsi" w:hAnsiTheme="majorHAnsi" w:cs="Times New Roman"/>
          <w:sz w:val="28"/>
          <w:szCs w:val="28"/>
        </w:rPr>
        <w:t>(</w:t>
      </w:r>
      <w:r w:rsidR="00C4505F">
        <w:rPr>
          <w:rFonts w:asciiTheme="majorHAnsi" w:hAnsiTheme="majorHAnsi" w:cs="Times New Roman"/>
          <w:sz w:val="28"/>
          <w:szCs w:val="28"/>
        </w:rPr>
        <w:t>RC</w:t>
      </w:r>
      <w:r w:rsidR="0085411C" w:rsidRPr="00DB75CE">
        <w:rPr>
          <w:rFonts w:asciiTheme="majorHAnsi" w:hAnsiTheme="majorHAnsi" w:cs="Times New Roman"/>
          <w:sz w:val="28"/>
          <w:szCs w:val="28"/>
        </w:rPr>
        <w:t>)</w:t>
      </w:r>
      <w:r w:rsidRPr="00DB75CE">
        <w:rPr>
          <w:rFonts w:asciiTheme="majorHAnsi" w:hAnsiTheme="majorHAnsi" w:cs="Times New Roman"/>
          <w:sz w:val="28"/>
          <w:szCs w:val="28"/>
        </w:rPr>
        <w:t xml:space="preserve"> Award for the upcoming fiscal year in the amount of $</w:t>
      </w:r>
      <w:r w:rsidR="00C4505F">
        <w:rPr>
          <w:rFonts w:asciiTheme="majorHAnsi" w:hAnsiTheme="majorHAnsi" w:cs="Times New Roman"/>
          <w:sz w:val="28"/>
          <w:szCs w:val="28"/>
        </w:rPr>
        <w:t>19,992</w:t>
      </w:r>
      <w:r w:rsidR="00DD1501">
        <w:rPr>
          <w:rFonts w:asciiTheme="majorHAnsi" w:hAnsiTheme="majorHAnsi" w:cs="Times New Roman"/>
          <w:sz w:val="28"/>
          <w:szCs w:val="28"/>
        </w:rPr>
        <w:t xml:space="preserve">. </w:t>
      </w:r>
      <w:r w:rsidRPr="00DB75CE">
        <w:rPr>
          <w:rFonts w:asciiTheme="majorHAnsi" w:hAnsiTheme="majorHAnsi" w:cs="Times New Roman"/>
          <w:sz w:val="28"/>
          <w:szCs w:val="28"/>
        </w:rPr>
        <w:t xml:space="preserve"> </w:t>
      </w:r>
      <w:r w:rsidR="00640893" w:rsidRPr="00DB75CE">
        <w:rPr>
          <w:rFonts w:asciiTheme="majorHAnsi" w:hAnsiTheme="majorHAnsi" w:cs="Times New Roman"/>
          <w:sz w:val="28"/>
          <w:szCs w:val="28"/>
        </w:rPr>
        <w:t>RC</w:t>
      </w:r>
      <w:r w:rsidRPr="00DB75CE">
        <w:rPr>
          <w:rFonts w:asciiTheme="majorHAnsi" w:hAnsiTheme="majorHAnsi" w:cs="Times New Roman"/>
          <w:sz w:val="28"/>
          <w:szCs w:val="28"/>
        </w:rPr>
        <w:t xml:space="preserve"> proposals are approved for one year and funds for your FY201</w:t>
      </w:r>
      <w:r w:rsidR="003609CF" w:rsidRPr="00DB75CE">
        <w:rPr>
          <w:rFonts w:asciiTheme="majorHAnsi" w:hAnsiTheme="majorHAnsi" w:cs="Times New Roman"/>
          <w:sz w:val="28"/>
          <w:szCs w:val="28"/>
        </w:rPr>
        <w:t>5</w:t>
      </w:r>
      <w:r w:rsidR="007803F2" w:rsidRPr="00DB75CE">
        <w:rPr>
          <w:rFonts w:asciiTheme="majorHAnsi" w:hAnsiTheme="majorHAnsi" w:cs="Times New Roman"/>
          <w:sz w:val="28"/>
          <w:szCs w:val="28"/>
        </w:rPr>
        <w:t xml:space="preserve"> </w:t>
      </w:r>
      <w:r w:rsidRPr="00DB75CE">
        <w:rPr>
          <w:rFonts w:asciiTheme="majorHAnsi" w:hAnsiTheme="majorHAnsi" w:cs="Times New Roman"/>
          <w:sz w:val="28"/>
          <w:szCs w:val="28"/>
        </w:rPr>
        <w:t>grant should be expended within the grant period (J</w:t>
      </w:r>
      <w:r w:rsidR="00211667">
        <w:rPr>
          <w:rFonts w:asciiTheme="majorHAnsi" w:hAnsiTheme="majorHAnsi" w:cs="Times New Roman"/>
          <w:sz w:val="28"/>
          <w:szCs w:val="28"/>
        </w:rPr>
        <w:t>anuary 1, 2015</w:t>
      </w:r>
      <w:r w:rsidRPr="00DB75CE">
        <w:rPr>
          <w:rFonts w:asciiTheme="majorHAnsi" w:hAnsiTheme="majorHAnsi" w:cs="Times New Roman"/>
          <w:sz w:val="28"/>
          <w:szCs w:val="28"/>
        </w:rPr>
        <w:t xml:space="preserve"> – </w:t>
      </w:r>
      <w:r w:rsidR="00211667">
        <w:rPr>
          <w:rFonts w:asciiTheme="majorHAnsi" w:hAnsiTheme="majorHAnsi" w:cs="Times New Roman"/>
          <w:sz w:val="28"/>
          <w:szCs w:val="28"/>
        </w:rPr>
        <w:t>December 31</w:t>
      </w:r>
      <w:r w:rsidRPr="00DB75CE">
        <w:rPr>
          <w:rFonts w:asciiTheme="majorHAnsi" w:hAnsiTheme="majorHAnsi" w:cs="Times New Roman"/>
          <w:sz w:val="28"/>
          <w:szCs w:val="28"/>
        </w:rPr>
        <w:t>, 201</w:t>
      </w:r>
      <w:r w:rsidR="00211667">
        <w:rPr>
          <w:rFonts w:asciiTheme="majorHAnsi" w:hAnsiTheme="majorHAnsi" w:cs="Times New Roman"/>
          <w:sz w:val="28"/>
          <w:szCs w:val="28"/>
        </w:rPr>
        <w:t>6</w:t>
      </w:r>
      <w:r w:rsidRPr="00DB75CE">
        <w:rPr>
          <w:rFonts w:asciiTheme="majorHAnsi" w:hAnsiTheme="majorHAnsi" w:cs="Times New Roman"/>
          <w:sz w:val="28"/>
          <w:szCs w:val="28"/>
        </w:rPr>
        <w:t>).</w:t>
      </w:r>
      <w:r w:rsidR="00E2713D">
        <w:rPr>
          <w:rFonts w:asciiTheme="majorHAnsi" w:hAnsiTheme="majorHAnsi" w:cs="Times New Roman"/>
          <w:sz w:val="28"/>
          <w:szCs w:val="28"/>
        </w:rPr>
        <w:t xml:space="preserve"> </w:t>
      </w:r>
      <w:r w:rsidR="00211667">
        <w:rPr>
          <w:rFonts w:asciiTheme="majorHAnsi" w:hAnsiTheme="majorHAnsi" w:cs="Times New Roman"/>
          <w:sz w:val="28"/>
          <w:szCs w:val="28"/>
        </w:rPr>
        <w:t xml:space="preserve"> </w:t>
      </w:r>
      <w:r w:rsidR="00E2713D" w:rsidRPr="00E2713D">
        <w:rPr>
          <w:rFonts w:asciiTheme="majorHAnsi" w:hAnsiTheme="majorHAnsi" w:cs="Calibri"/>
          <w:sz w:val="28"/>
          <w:szCs w:val="28"/>
        </w:rPr>
        <w:t>The exact timing of the funds transfer will be dependent upon the Controller’s Office.</w:t>
      </w:r>
      <w:r w:rsidR="00E2713D">
        <w:rPr>
          <w:rFonts w:asciiTheme="majorHAnsi" w:hAnsiTheme="majorHAnsi" w:cs="Times New Roman"/>
          <w:sz w:val="28"/>
          <w:szCs w:val="28"/>
        </w:rPr>
        <w:t xml:space="preserve"> </w:t>
      </w:r>
    </w:p>
    <w:p w14:paraId="52C193C9" w14:textId="77777777" w:rsidR="00F04478" w:rsidRPr="00DB75CE" w:rsidRDefault="00F04478" w:rsidP="00F04478">
      <w:pPr>
        <w:pStyle w:val="NoSpacing"/>
        <w:rPr>
          <w:rFonts w:asciiTheme="majorHAnsi" w:hAnsiTheme="majorHAnsi" w:cs="Times New Roman"/>
          <w:sz w:val="28"/>
          <w:szCs w:val="28"/>
        </w:rPr>
      </w:pPr>
    </w:p>
    <w:p w14:paraId="674F6F71" w14:textId="5687CFEB" w:rsidR="00F04478" w:rsidRPr="00DB75CE" w:rsidRDefault="00F04478" w:rsidP="00F04478">
      <w:pPr>
        <w:pStyle w:val="NoSpacing"/>
        <w:rPr>
          <w:rFonts w:asciiTheme="majorHAnsi" w:hAnsiTheme="majorHAnsi" w:cs="Times New Roman"/>
          <w:sz w:val="28"/>
          <w:szCs w:val="28"/>
        </w:rPr>
      </w:pPr>
      <w:r w:rsidRPr="00DB75CE">
        <w:rPr>
          <w:rFonts w:asciiTheme="majorHAnsi" w:hAnsiTheme="majorHAnsi" w:cs="Times New Roman"/>
          <w:sz w:val="28"/>
          <w:szCs w:val="28"/>
        </w:rPr>
        <w:tab/>
        <w:t>Banner Account Information: A</w:t>
      </w:r>
      <w:r w:rsidR="00152A2A" w:rsidRPr="00DB75CE">
        <w:rPr>
          <w:rFonts w:asciiTheme="majorHAnsi" w:hAnsiTheme="majorHAnsi" w:cs="Times New Roman"/>
          <w:sz w:val="28"/>
          <w:szCs w:val="28"/>
        </w:rPr>
        <w:t>3</w:t>
      </w:r>
      <w:r w:rsidR="00C4505F">
        <w:rPr>
          <w:rFonts w:asciiTheme="majorHAnsi" w:hAnsiTheme="majorHAnsi" w:cs="Times New Roman"/>
          <w:sz w:val="28"/>
          <w:szCs w:val="28"/>
        </w:rPr>
        <w:t>3415</w:t>
      </w:r>
      <w:r w:rsidRPr="00DB75CE">
        <w:rPr>
          <w:rFonts w:asciiTheme="majorHAnsi" w:hAnsiTheme="majorHAnsi" w:cs="Times New Roman"/>
          <w:sz w:val="28"/>
          <w:szCs w:val="28"/>
        </w:rPr>
        <w:t>; Fund: 1000</w:t>
      </w:r>
      <w:r w:rsidR="002971D7" w:rsidRPr="00DB75CE">
        <w:rPr>
          <w:rFonts w:asciiTheme="majorHAnsi" w:hAnsiTheme="majorHAnsi" w:cs="Times New Roman"/>
          <w:sz w:val="28"/>
          <w:szCs w:val="28"/>
        </w:rPr>
        <w:t>22</w:t>
      </w:r>
      <w:r w:rsidRPr="00DB75CE">
        <w:rPr>
          <w:rFonts w:asciiTheme="majorHAnsi" w:hAnsiTheme="majorHAnsi" w:cs="Times New Roman"/>
          <w:sz w:val="28"/>
          <w:szCs w:val="28"/>
        </w:rPr>
        <w:t xml:space="preserve"> and Org: E</w:t>
      </w:r>
      <w:r w:rsidR="00C4505F">
        <w:rPr>
          <w:rFonts w:asciiTheme="majorHAnsi" w:hAnsiTheme="majorHAnsi" w:cs="Times New Roman"/>
          <w:sz w:val="28"/>
          <w:szCs w:val="28"/>
        </w:rPr>
        <w:t>23431</w:t>
      </w:r>
    </w:p>
    <w:p w14:paraId="6D7331B1" w14:textId="77777777" w:rsidR="00F04478" w:rsidRPr="00DB75CE" w:rsidRDefault="00F04478" w:rsidP="00F04478">
      <w:pPr>
        <w:pStyle w:val="NoSpacing"/>
        <w:rPr>
          <w:rFonts w:asciiTheme="majorHAnsi" w:hAnsiTheme="majorHAnsi" w:cs="Times New Roman"/>
          <w:sz w:val="28"/>
          <w:szCs w:val="28"/>
        </w:rPr>
      </w:pPr>
    </w:p>
    <w:p w14:paraId="774645DD" w14:textId="371F9AA0" w:rsidR="00F04478" w:rsidRPr="00DB75CE" w:rsidRDefault="00F04478" w:rsidP="00F04478">
      <w:pPr>
        <w:pStyle w:val="NoSpacing"/>
        <w:rPr>
          <w:rFonts w:asciiTheme="majorHAnsi" w:hAnsiTheme="majorHAnsi" w:cs="Times New Roman"/>
          <w:sz w:val="28"/>
          <w:szCs w:val="28"/>
        </w:rPr>
      </w:pPr>
      <w:r w:rsidRPr="00DB75CE">
        <w:rPr>
          <w:rFonts w:asciiTheme="majorHAnsi" w:hAnsiTheme="majorHAnsi" w:cs="Times New Roman"/>
          <w:sz w:val="28"/>
          <w:szCs w:val="28"/>
        </w:rPr>
        <w:t>Please exercise care not to exceed this budget.  If you need assistance regarding your account, please contact me at 7</w:t>
      </w:r>
      <w:r w:rsidR="000F4754" w:rsidRPr="00DB75CE">
        <w:rPr>
          <w:rFonts w:asciiTheme="majorHAnsi" w:hAnsiTheme="majorHAnsi" w:cs="Times New Roman"/>
          <w:sz w:val="28"/>
          <w:szCs w:val="28"/>
        </w:rPr>
        <w:t>97</w:t>
      </w:r>
      <w:r w:rsidR="00211667">
        <w:rPr>
          <w:rFonts w:asciiTheme="majorHAnsi" w:hAnsiTheme="majorHAnsi" w:cs="Times New Roman"/>
          <w:sz w:val="28"/>
          <w:szCs w:val="28"/>
        </w:rPr>
        <w:t>-9841</w:t>
      </w:r>
      <w:r w:rsidRPr="00DB75CE">
        <w:rPr>
          <w:rFonts w:asciiTheme="majorHAnsi" w:hAnsiTheme="majorHAnsi" w:cs="Times New Roman"/>
          <w:sz w:val="28"/>
          <w:szCs w:val="28"/>
        </w:rPr>
        <w:t>.</w:t>
      </w:r>
    </w:p>
    <w:p w14:paraId="5DF32525" w14:textId="77777777" w:rsidR="00F04478" w:rsidRPr="00DB75CE" w:rsidRDefault="00F04478" w:rsidP="00F04478">
      <w:pPr>
        <w:pStyle w:val="NoSpacing"/>
        <w:rPr>
          <w:rFonts w:asciiTheme="majorHAnsi" w:hAnsiTheme="majorHAnsi" w:cs="Times New Roman"/>
          <w:sz w:val="28"/>
          <w:szCs w:val="28"/>
        </w:rPr>
      </w:pPr>
    </w:p>
    <w:p w14:paraId="1124E9FB" w14:textId="77777777" w:rsidR="00F04478" w:rsidRPr="00DB75CE" w:rsidRDefault="00F04478" w:rsidP="00F04478">
      <w:pPr>
        <w:pStyle w:val="NoSpacing"/>
        <w:rPr>
          <w:rFonts w:asciiTheme="majorHAnsi" w:hAnsiTheme="majorHAnsi" w:cs="Times New Roman"/>
          <w:sz w:val="28"/>
          <w:szCs w:val="28"/>
        </w:rPr>
      </w:pPr>
    </w:p>
    <w:p w14:paraId="6C1B5AD0" w14:textId="4579C6C9" w:rsidR="008D29F2" w:rsidRPr="00DB75CE" w:rsidRDefault="00F04478" w:rsidP="008D29F2">
      <w:pPr>
        <w:pStyle w:val="NoSpacing"/>
        <w:tabs>
          <w:tab w:val="left" w:pos="1080"/>
        </w:tabs>
        <w:rPr>
          <w:rFonts w:asciiTheme="majorHAnsi" w:hAnsiTheme="majorHAnsi" w:cs="Times New Roman"/>
          <w:sz w:val="28"/>
          <w:szCs w:val="28"/>
        </w:rPr>
      </w:pPr>
      <w:r w:rsidRPr="00DB75CE">
        <w:rPr>
          <w:rFonts w:asciiTheme="majorHAnsi" w:hAnsiTheme="majorHAnsi" w:cs="Times New Roman"/>
          <w:sz w:val="28"/>
          <w:szCs w:val="28"/>
        </w:rPr>
        <w:t xml:space="preserve">cc: </w:t>
      </w:r>
      <w:r w:rsidRPr="00DB75CE">
        <w:rPr>
          <w:rFonts w:asciiTheme="majorHAnsi" w:hAnsiTheme="majorHAnsi" w:cs="Times New Roman"/>
          <w:sz w:val="28"/>
          <w:szCs w:val="28"/>
        </w:rPr>
        <w:tab/>
      </w:r>
      <w:r w:rsidR="00C4505F">
        <w:rPr>
          <w:rFonts w:asciiTheme="majorHAnsi" w:hAnsiTheme="majorHAnsi" w:cs="Times New Roman"/>
          <w:sz w:val="28"/>
          <w:szCs w:val="28"/>
        </w:rPr>
        <w:t>Christine Hailey</w:t>
      </w:r>
      <w:r w:rsidR="008D29F2" w:rsidRPr="00DB75CE">
        <w:rPr>
          <w:rFonts w:asciiTheme="majorHAnsi" w:hAnsiTheme="majorHAnsi" w:cs="Times New Roman"/>
          <w:sz w:val="28"/>
          <w:szCs w:val="28"/>
        </w:rPr>
        <w:t>, Dean</w:t>
      </w:r>
    </w:p>
    <w:p w14:paraId="7077E122" w14:textId="0A1943F1" w:rsidR="008D29F2" w:rsidRPr="00DB75CE" w:rsidRDefault="008D29F2" w:rsidP="008D29F2">
      <w:pPr>
        <w:pStyle w:val="NoSpacing"/>
        <w:tabs>
          <w:tab w:val="left" w:pos="1080"/>
        </w:tabs>
        <w:rPr>
          <w:rFonts w:asciiTheme="majorHAnsi" w:hAnsiTheme="majorHAnsi" w:cs="Times New Roman"/>
          <w:sz w:val="28"/>
          <w:szCs w:val="28"/>
        </w:rPr>
      </w:pPr>
      <w:r w:rsidRPr="00DB75CE">
        <w:rPr>
          <w:rFonts w:asciiTheme="majorHAnsi" w:hAnsiTheme="majorHAnsi" w:cs="Times New Roman"/>
          <w:sz w:val="28"/>
          <w:szCs w:val="28"/>
        </w:rPr>
        <w:t xml:space="preserve">      </w:t>
      </w:r>
      <w:r w:rsidRPr="00DB75CE">
        <w:rPr>
          <w:rFonts w:asciiTheme="majorHAnsi" w:hAnsiTheme="majorHAnsi" w:cs="Times New Roman"/>
          <w:sz w:val="28"/>
          <w:szCs w:val="28"/>
        </w:rPr>
        <w:tab/>
      </w:r>
      <w:r w:rsidR="00C4505F">
        <w:rPr>
          <w:rFonts w:asciiTheme="majorHAnsi" w:hAnsiTheme="majorHAnsi" w:cs="Times New Roman"/>
          <w:sz w:val="28"/>
          <w:szCs w:val="28"/>
        </w:rPr>
        <w:t>Craig D. Adams</w:t>
      </w:r>
      <w:r w:rsidRPr="00DB75CE">
        <w:rPr>
          <w:rFonts w:asciiTheme="majorHAnsi" w:hAnsiTheme="majorHAnsi" w:cs="Times New Roman"/>
          <w:sz w:val="28"/>
          <w:szCs w:val="28"/>
        </w:rPr>
        <w:t>, Department Head</w:t>
      </w:r>
    </w:p>
    <w:p w14:paraId="264FE90C" w14:textId="4A2DFC75" w:rsidR="00BD28AF" w:rsidRDefault="008D29F2" w:rsidP="00E2713D">
      <w:pPr>
        <w:pStyle w:val="NoSpacing"/>
        <w:tabs>
          <w:tab w:val="left" w:pos="1080"/>
        </w:tabs>
        <w:rPr>
          <w:rFonts w:asciiTheme="majorHAnsi" w:hAnsiTheme="majorHAnsi" w:cs="Times New Roman"/>
          <w:sz w:val="28"/>
          <w:szCs w:val="28"/>
        </w:rPr>
      </w:pPr>
      <w:r w:rsidRPr="00DB75CE">
        <w:rPr>
          <w:rFonts w:asciiTheme="majorHAnsi" w:hAnsiTheme="majorHAnsi" w:cs="Times New Roman"/>
          <w:sz w:val="28"/>
          <w:szCs w:val="28"/>
        </w:rPr>
        <w:t xml:space="preserve">       </w:t>
      </w:r>
      <w:r w:rsidRPr="00DB75CE">
        <w:rPr>
          <w:rFonts w:asciiTheme="majorHAnsi" w:hAnsiTheme="majorHAnsi" w:cs="Times New Roman"/>
          <w:sz w:val="28"/>
          <w:szCs w:val="28"/>
        </w:rPr>
        <w:tab/>
      </w:r>
      <w:proofErr w:type="spellStart"/>
      <w:r w:rsidR="00C4505F">
        <w:rPr>
          <w:rFonts w:asciiTheme="majorHAnsi" w:hAnsiTheme="majorHAnsi" w:cs="Times New Roman"/>
          <w:sz w:val="28"/>
          <w:szCs w:val="28"/>
        </w:rPr>
        <w:t>Jagath</w:t>
      </w:r>
      <w:proofErr w:type="spellEnd"/>
      <w:r w:rsidR="00C4505F">
        <w:rPr>
          <w:rFonts w:asciiTheme="majorHAnsi" w:hAnsiTheme="majorHAnsi" w:cs="Times New Roman"/>
          <w:sz w:val="28"/>
          <w:szCs w:val="28"/>
        </w:rPr>
        <w:t xml:space="preserve"> </w:t>
      </w:r>
      <w:proofErr w:type="spellStart"/>
      <w:r w:rsidR="00C4505F">
        <w:rPr>
          <w:rFonts w:asciiTheme="majorHAnsi" w:hAnsiTheme="majorHAnsi" w:cs="Times New Roman"/>
          <w:sz w:val="28"/>
          <w:szCs w:val="28"/>
        </w:rPr>
        <w:t>Kaluarachchi</w:t>
      </w:r>
      <w:proofErr w:type="spellEnd"/>
      <w:r w:rsidRPr="00DB75CE">
        <w:rPr>
          <w:rFonts w:asciiTheme="majorHAnsi" w:hAnsiTheme="majorHAnsi" w:cs="Times New Roman"/>
          <w:sz w:val="28"/>
          <w:szCs w:val="28"/>
        </w:rPr>
        <w:t>, Associate Research Dean</w:t>
      </w:r>
    </w:p>
    <w:p w14:paraId="1E2A1E44" w14:textId="0C2F908E" w:rsidR="00211667" w:rsidRPr="00DB75CE" w:rsidRDefault="0023154C" w:rsidP="00E2713D">
      <w:pPr>
        <w:pStyle w:val="NoSpacing"/>
        <w:tabs>
          <w:tab w:val="left" w:pos="10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ab/>
        <w:t>Tamara Peterson, Business Manager</w:t>
      </w:r>
      <w:bookmarkStart w:id="0" w:name="_GoBack"/>
      <w:bookmarkEnd w:id="0"/>
    </w:p>
    <w:sectPr w:rsidR="00211667" w:rsidRPr="00DB75CE" w:rsidSect="003D7BD7">
      <w:headerReference w:type="even" r:id="rId9"/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1008" w:right="1267" w:bottom="1440" w:left="144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5F484A" w14:textId="77777777" w:rsidR="00C5753B" w:rsidRDefault="00C5753B" w:rsidP="00065B85">
      <w:pPr>
        <w:pStyle w:val="Footer"/>
      </w:pPr>
      <w:r>
        <w:separator/>
      </w:r>
    </w:p>
  </w:endnote>
  <w:endnote w:type="continuationSeparator" w:id="0">
    <w:p w14:paraId="7715C47C" w14:textId="77777777" w:rsidR="00C5753B" w:rsidRDefault="00C5753B" w:rsidP="00065B85">
      <w:pPr>
        <w:pStyle w:val="Footer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W w:w="0" w:type="auto"/>
      <w:tblBorders>
        <w:insideH w:val="single" w:sz="4" w:space="0" w:color="000000"/>
      </w:tblBorders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915"/>
      <w:gridCol w:w="1915"/>
      <w:gridCol w:w="1915"/>
      <w:gridCol w:w="1915"/>
      <w:gridCol w:w="1916"/>
    </w:tblGrid>
    <w:tr w:rsidR="00C5753B" w:rsidRPr="00283791" w14:paraId="240E30C1" w14:textId="77777777" w:rsidTr="00E1135D">
      <w:tc>
        <w:tcPr>
          <w:tcW w:w="1915" w:type="dxa"/>
          <w:tcBorders>
            <w:bottom w:val="nil"/>
          </w:tcBorders>
          <w:vAlign w:val="bottom"/>
        </w:tcPr>
        <w:p w14:paraId="196B07E6" w14:textId="77777777" w:rsidR="00C5753B" w:rsidRPr="00283791" w:rsidRDefault="00C5753B" w:rsidP="00066C46">
          <w:pPr>
            <w:pStyle w:val="Footer"/>
            <w:tabs>
              <w:tab w:val="clear" w:pos="4680"/>
              <w:tab w:val="clear" w:pos="9360"/>
              <w:tab w:val="right" w:pos="1685"/>
            </w:tabs>
            <w:jc w:val="center"/>
            <w:rPr>
              <w:rFonts w:ascii="Arial" w:hAnsi="Arial" w:cs="Arial"/>
              <w:color w:val="17365D"/>
              <w:sz w:val="14"/>
              <w:szCs w:val="14"/>
            </w:rPr>
          </w:pPr>
        </w:p>
      </w:tc>
      <w:tc>
        <w:tcPr>
          <w:tcW w:w="1915" w:type="dxa"/>
          <w:tcBorders>
            <w:bottom w:val="nil"/>
          </w:tcBorders>
          <w:vAlign w:val="bottom"/>
        </w:tcPr>
        <w:p w14:paraId="3A1ACE15" w14:textId="77777777" w:rsidR="00C5753B" w:rsidRPr="00283791" w:rsidRDefault="00C5753B" w:rsidP="00066C46">
          <w:pPr>
            <w:pStyle w:val="Footer"/>
            <w:jc w:val="center"/>
            <w:rPr>
              <w:rFonts w:ascii="Arial" w:hAnsi="Arial" w:cs="Arial"/>
              <w:color w:val="17365D"/>
              <w:sz w:val="14"/>
              <w:szCs w:val="14"/>
            </w:rPr>
          </w:pPr>
        </w:p>
      </w:tc>
      <w:tc>
        <w:tcPr>
          <w:tcW w:w="1915" w:type="dxa"/>
          <w:tcBorders>
            <w:bottom w:val="nil"/>
          </w:tcBorders>
          <w:vAlign w:val="bottom"/>
        </w:tcPr>
        <w:p w14:paraId="3160D911" w14:textId="77777777" w:rsidR="00C5753B" w:rsidRPr="00283791" w:rsidRDefault="00C5753B" w:rsidP="00066C46">
          <w:pPr>
            <w:pStyle w:val="Footer"/>
            <w:jc w:val="center"/>
            <w:rPr>
              <w:rFonts w:ascii="Arial" w:hAnsi="Arial" w:cs="Arial"/>
              <w:color w:val="17365D"/>
              <w:sz w:val="14"/>
              <w:szCs w:val="14"/>
            </w:rPr>
          </w:pPr>
        </w:p>
      </w:tc>
      <w:tc>
        <w:tcPr>
          <w:tcW w:w="1915" w:type="dxa"/>
          <w:tcBorders>
            <w:bottom w:val="nil"/>
          </w:tcBorders>
          <w:vAlign w:val="bottom"/>
        </w:tcPr>
        <w:p w14:paraId="6B74280E" w14:textId="77777777" w:rsidR="00C5753B" w:rsidRPr="00283791" w:rsidRDefault="00C5753B" w:rsidP="00066C46">
          <w:pPr>
            <w:pStyle w:val="Footer"/>
            <w:jc w:val="center"/>
            <w:rPr>
              <w:rFonts w:ascii="Arial" w:hAnsi="Arial" w:cs="Arial"/>
              <w:color w:val="17365D"/>
              <w:sz w:val="14"/>
              <w:szCs w:val="14"/>
            </w:rPr>
          </w:pPr>
        </w:p>
      </w:tc>
      <w:tc>
        <w:tcPr>
          <w:tcW w:w="1916" w:type="dxa"/>
          <w:tcBorders>
            <w:bottom w:val="nil"/>
          </w:tcBorders>
          <w:vAlign w:val="bottom"/>
        </w:tcPr>
        <w:p w14:paraId="62319AD8" w14:textId="77777777" w:rsidR="00C5753B" w:rsidRPr="004C65BD" w:rsidRDefault="00C5753B" w:rsidP="00066C46">
          <w:pPr>
            <w:pStyle w:val="Footer"/>
            <w:jc w:val="center"/>
            <w:rPr>
              <w:rFonts w:ascii="Arial" w:hAnsi="Arial" w:cs="Arial"/>
              <w:color w:val="17365D" w:themeColor="text2" w:themeShade="BF"/>
              <w:sz w:val="14"/>
              <w:szCs w:val="14"/>
            </w:rPr>
          </w:pPr>
        </w:p>
      </w:tc>
    </w:tr>
    <w:tr w:rsidR="00C5753B" w:rsidRPr="006C32E8" w14:paraId="41C8AA80" w14:textId="77777777" w:rsidTr="00625EDB">
      <w:tblPrEx>
        <w:tblBorders>
          <w:insideH w:val="none" w:sz="0" w:space="0" w:color="auto"/>
        </w:tblBorders>
      </w:tblPrEx>
      <w:tc>
        <w:tcPr>
          <w:tcW w:w="9576" w:type="dxa"/>
          <w:gridSpan w:val="5"/>
          <w:vAlign w:val="bottom"/>
        </w:tcPr>
        <w:p w14:paraId="4F711F40" w14:textId="77777777" w:rsidR="00C5753B" w:rsidRPr="006C32E8" w:rsidRDefault="00C5753B" w:rsidP="00625EDB">
          <w:pPr>
            <w:pStyle w:val="Footer"/>
            <w:jc w:val="center"/>
            <w:rPr>
              <w:rFonts w:ascii="Helvetica" w:hAnsi="Helvetica" w:cs="Arial"/>
              <w:color w:val="042755"/>
              <w:sz w:val="20"/>
              <w:szCs w:val="20"/>
            </w:rPr>
          </w:pPr>
          <w:r w:rsidRPr="00872280">
            <w:rPr>
              <w:rFonts w:ascii="Helvetica" w:hAnsi="Helvetica" w:cs="Arial"/>
              <w:color w:val="042755"/>
              <w:sz w:val="16"/>
              <w:szCs w:val="16"/>
            </w:rPr>
            <w:t>Vice President for Research and Dean of the School of Graduate Studies</w:t>
          </w:r>
        </w:p>
      </w:tc>
    </w:tr>
    <w:tr w:rsidR="00C5753B" w:rsidRPr="006C32E8" w14:paraId="48979E18" w14:textId="77777777" w:rsidTr="00625EDB">
      <w:tblPrEx>
        <w:tblBorders>
          <w:insideH w:val="none" w:sz="0" w:space="0" w:color="auto"/>
        </w:tblBorders>
      </w:tblPrEx>
      <w:trPr>
        <w:trHeight w:val="195"/>
      </w:trPr>
      <w:tc>
        <w:tcPr>
          <w:tcW w:w="9576" w:type="dxa"/>
          <w:gridSpan w:val="5"/>
          <w:vAlign w:val="bottom"/>
        </w:tcPr>
        <w:p w14:paraId="4A41B895" w14:textId="77777777" w:rsidR="00C5753B" w:rsidRPr="006C32E8" w:rsidRDefault="00C5753B" w:rsidP="00625EDB">
          <w:pPr>
            <w:pStyle w:val="Footer"/>
            <w:tabs>
              <w:tab w:val="clear" w:pos="4680"/>
              <w:tab w:val="clear" w:pos="9360"/>
              <w:tab w:val="right" w:pos="1685"/>
            </w:tabs>
            <w:jc w:val="center"/>
            <w:rPr>
              <w:rFonts w:ascii="Helvetica" w:hAnsi="Helvetica" w:cs="Arial"/>
              <w:color w:val="042755"/>
              <w:sz w:val="14"/>
              <w:szCs w:val="14"/>
            </w:rPr>
          </w:pPr>
          <w:r>
            <w:rPr>
              <w:rFonts w:ascii="Helvetica" w:hAnsi="Helvetica" w:cs="Arial"/>
              <w:color w:val="042755"/>
              <w:sz w:val="14"/>
              <w:szCs w:val="14"/>
            </w:rPr>
            <w:t>1</w:t>
          </w:r>
          <w:r w:rsidRPr="006C32E8">
            <w:rPr>
              <w:rFonts w:ascii="Helvetica" w:hAnsi="Helvetica" w:cs="Arial"/>
              <w:color w:val="042755"/>
              <w:sz w:val="14"/>
              <w:szCs w:val="14"/>
            </w:rPr>
            <w:t>450 Old Main Hill</w:t>
          </w:r>
          <w:r>
            <w:rPr>
              <w:rFonts w:ascii="Helvetica" w:hAnsi="Helvetica" w:cs="Arial"/>
              <w:color w:val="042755"/>
              <w:sz w:val="14"/>
              <w:szCs w:val="14"/>
            </w:rPr>
            <w:t xml:space="preserve">    </w:t>
          </w:r>
          <w:r w:rsidRPr="006C32E8">
            <w:rPr>
              <w:rFonts w:ascii="Helvetica" w:hAnsi="Helvetica" w:cs="Arial"/>
              <w:color w:val="042755"/>
              <w:sz w:val="14"/>
              <w:szCs w:val="14"/>
            </w:rPr>
            <w:t>Logan, UT 84322-1450</w:t>
          </w:r>
        </w:p>
        <w:p w14:paraId="5652FBED" w14:textId="77777777" w:rsidR="00C5753B" w:rsidRPr="006C32E8" w:rsidRDefault="00C5753B" w:rsidP="00625EDB">
          <w:pPr>
            <w:pStyle w:val="Footer"/>
            <w:jc w:val="center"/>
            <w:rPr>
              <w:rFonts w:ascii="Helvetica" w:hAnsi="Helvetica" w:cs="Arial"/>
              <w:color w:val="042755"/>
              <w:sz w:val="14"/>
              <w:szCs w:val="14"/>
            </w:rPr>
          </w:pPr>
          <w:r w:rsidRPr="006C32E8">
            <w:rPr>
              <w:rFonts w:ascii="Helvetica" w:hAnsi="Helvetica" w:cs="Arial"/>
              <w:color w:val="042755"/>
              <w:sz w:val="14"/>
              <w:szCs w:val="14"/>
            </w:rPr>
            <w:t>PH: (435) 797-1180</w:t>
          </w:r>
          <w:r>
            <w:rPr>
              <w:rFonts w:ascii="Helvetica" w:hAnsi="Helvetica" w:cs="Arial"/>
              <w:color w:val="042755"/>
              <w:sz w:val="14"/>
              <w:szCs w:val="14"/>
            </w:rPr>
            <w:t xml:space="preserve">    </w:t>
          </w:r>
          <w:r w:rsidRPr="006C32E8">
            <w:rPr>
              <w:rFonts w:ascii="Helvetica" w:hAnsi="Helvetica" w:cs="Arial"/>
              <w:color w:val="042755"/>
              <w:sz w:val="14"/>
              <w:szCs w:val="14"/>
            </w:rPr>
            <w:t>FAX:  (435) 797-</w:t>
          </w:r>
          <w:proofErr w:type="gramStart"/>
          <w:r w:rsidRPr="006C32E8">
            <w:rPr>
              <w:rFonts w:ascii="Helvetica" w:hAnsi="Helvetica" w:cs="Arial"/>
              <w:color w:val="042755"/>
              <w:sz w:val="14"/>
              <w:szCs w:val="14"/>
            </w:rPr>
            <w:t>1367</w:t>
          </w:r>
          <w:r>
            <w:rPr>
              <w:rFonts w:ascii="Helvetica" w:hAnsi="Helvetica" w:cs="Arial"/>
              <w:color w:val="042755"/>
              <w:sz w:val="14"/>
              <w:szCs w:val="14"/>
            </w:rPr>
            <w:t xml:space="preserve">  </w:t>
          </w:r>
          <w:proofErr w:type="gramEnd"/>
          <w:r>
            <w:fldChar w:fldCharType="begin"/>
          </w:r>
          <w:r>
            <w:instrText xml:space="preserve"> HYPERLINK "mailto:mark.mclellan@usu.edu" </w:instrText>
          </w:r>
          <w:r>
            <w:fldChar w:fldCharType="separate"/>
          </w:r>
          <w:r w:rsidRPr="006D70CB">
            <w:rPr>
              <w:rStyle w:val="Hyperlink"/>
              <w:rFonts w:ascii="Helvetica" w:hAnsi="Helvetica" w:cs="Arial"/>
              <w:sz w:val="14"/>
              <w:szCs w:val="14"/>
            </w:rPr>
            <w:t>mark.mclellan@usu.edu</w:t>
          </w:r>
          <w:r>
            <w:rPr>
              <w:rStyle w:val="Hyperlink"/>
              <w:rFonts w:ascii="Helvetica" w:hAnsi="Helvetica" w:cs="Arial"/>
              <w:sz w:val="14"/>
              <w:szCs w:val="14"/>
            </w:rPr>
            <w:fldChar w:fldCharType="end"/>
          </w:r>
        </w:p>
      </w:tc>
    </w:tr>
  </w:tbl>
  <w:p w14:paraId="7B98E73E" w14:textId="77777777" w:rsidR="00C5753B" w:rsidRDefault="00C5753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W w:w="0" w:type="auto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915"/>
      <w:gridCol w:w="1915"/>
      <w:gridCol w:w="1915"/>
      <w:gridCol w:w="1915"/>
      <w:gridCol w:w="1916"/>
    </w:tblGrid>
    <w:tr w:rsidR="00C5753B" w:rsidRPr="00283791" w14:paraId="487A0DD9" w14:textId="77777777" w:rsidTr="0093375E">
      <w:tc>
        <w:tcPr>
          <w:tcW w:w="1915" w:type="dxa"/>
          <w:vAlign w:val="bottom"/>
        </w:tcPr>
        <w:p w14:paraId="5F9AFCF3" w14:textId="77777777" w:rsidR="00C5753B" w:rsidRPr="00283791" w:rsidRDefault="00C5753B" w:rsidP="00842D64">
          <w:pPr>
            <w:pStyle w:val="Footer"/>
            <w:tabs>
              <w:tab w:val="clear" w:pos="4680"/>
              <w:tab w:val="clear" w:pos="9360"/>
              <w:tab w:val="right" w:pos="1685"/>
            </w:tabs>
            <w:jc w:val="center"/>
            <w:rPr>
              <w:rFonts w:ascii="Arial" w:hAnsi="Arial" w:cs="Arial"/>
              <w:color w:val="17365D"/>
              <w:sz w:val="14"/>
              <w:szCs w:val="14"/>
            </w:rPr>
          </w:pPr>
        </w:p>
      </w:tc>
      <w:tc>
        <w:tcPr>
          <w:tcW w:w="1915" w:type="dxa"/>
          <w:vAlign w:val="bottom"/>
        </w:tcPr>
        <w:p w14:paraId="57E6EEE9" w14:textId="77777777" w:rsidR="00C5753B" w:rsidRPr="00283791" w:rsidRDefault="00C5753B" w:rsidP="00842D64">
          <w:pPr>
            <w:pStyle w:val="Footer"/>
            <w:jc w:val="center"/>
            <w:rPr>
              <w:rFonts w:ascii="Arial" w:hAnsi="Arial" w:cs="Arial"/>
              <w:color w:val="17365D"/>
              <w:sz w:val="14"/>
              <w:szCs w:val="14"/>
            </w:rPr>
          </w:pPr>
        </w:p>
      </w:tc>
      <w:tc>
        <w:tcPr>
          <w:tcW w:w="1915" w:type="dxa"/>
          <w:vAlign w:val="bottom"/>
        </w:tcPr>
        <w:p w14:paraId="51684B6B" w14:textId="77777777" w:rsidR="00C5753B" w:rsidRPr="00283791" w:rsidRDefault="00C5753B" w:rsidP="00842D64">
          <w:pPr>
            <w:pStyle w:val="Footer"/>
            <w:jc w:val="center"/>
            <w:rPr>
              <w:rFonts w:ascii="Arial" w:hAnsi="Arial" w:cs="Arial"/>
              <w:color w:val="17365D"/>
              <w:sz w:val="14"/>
              <w:szCs w:val="14"/>
            </w:rPr>
          </w:pPr>
        </w:p>
      </w:tc>
      <w:tc>
        <w:tcPr>
          <w:tcW w:w="1915" w:type="dxa"/>
          <w:vAlign w:val="bottom"/>
        </w:tcPr>
        <w:p w14:paraId="29221B7E" w14:textId="77777777" w:rsidR="00C5753B" w:rsidRPr="00283791" w:rsidRDefault="00C5753B" w:rsidP="00842D64">
          <w:pPr>
            <w:pStyle w:val="Footer"/>
            <w:jc w:val="center"/>
            <w:rPr>
              <w:rFonts w:ascii="Arial" w:hAnsi="Arial" w:cs="Arial"/>
              <w:color w:val="17365D"/>
              <w:sz w:val="14"/>
              <w:szCs w:val="14"/>
            </w:rPr>
          </w:pPr>
        </w:p>
      </w:tc>
      <w:tc>
        <w:tcPr>
          <w:tcW w:w="1916" w:type="dxa"/>
          <w:vAlign w:val="bottom"/>
        </w:tcPr>
        <w:p w14:paraId="1C857F87" w14:textId="77777777" w:rsidR="00C5753B" w:rsidRPr="004C65BD" w:rsidRDefault="00C5753B" w:rsidP="00842D64">
          <w:pPr>
            <w:pStyle w:val="Footer"/>
            <w:jc w:val="center"/>
            <w:rPr>
              <w:rFonts w:ascii="Arial" w:hAnsi="Arial" w:cs="Arial"/>
              <w:color w:val="17365D" w:themeColor="text2" w:themeShade="BF"/>
              <w:sz w:val="14"/>
              <w:szCs w:val="14"/>
            </w:rPr>
          </w:pPr>
        </w:p>
      </w:tc>
    </w:tr>
    <w:tr w:rsidR="00C5753B" w:rsidRPr="006C32E8" w14:paraId="6C5C3AA8" w14:textId="77777777" w:rsidTr="0093375E">
      <w:tc>
        <w:tcPr>
          <w:tcW w:w="9576" w:type="dxa"/>
          <w:gridSpan w:val="5"/>
          <w:vAlign w:val="bottom"/>
        </w:tcPr>
        <w:p w14:paraId="0D721354" w14:textId="77777777" w:rsidR="00C5753B" w:rsidRPr="006C32E8" w:rsidRDefault="00C5753B" w:rsidP="00142E5A">
          <w:pPr>
            <w:pStyle w:val="Footer"/>
            <w:jc w:val="center"/>
            <w:rPr>
              <w:rFonts w:ascii="Helvetica" w:hAnsi="Helvetica" w:cs="Arial"/>
              <w:color w:val="042755"/>
              <w:sz w:val="20"/>
              <w:szCs w:val="20"/>
            </w:rPr>
          </w:pPr>
          <w:r w:rsidRPr="00872280">
            <w:rPr>
              <w:rFonts w:ascii="Helvetica" w:hAnsi="Helvetica" w:cs="Arial"/>
              <w:color w:val="042755"/>
              <w:sz w:val="16"/>
              <w:szCs w:val="16"/>
            </w:rPr>
            <w:t>Vice President for Research and Dean of the School of Graduate Studies</w:t>
          </w:r>
        </w:p>
      </w:tc>
    </w:tr>
    <w:tr w:rsidR="00C5753B" w:rsidRPr="006C32E8" w14:paraId="6D11EA96" w14:textId="77777777" w:rsidTr="00625EDB">
      <w:trPr>
        <w:trHeight w:val="195"/>
      </w:trPr>
      <w:tc>
        <w:tcPr>
          <w:tcW w:w="9576" w:type="dxa"/>
          <w:gridSpan w:val="5"/>
          <w:vAlign w:val="bottom"/>
        </w:tcPr>
        <w:p w14:paraId="29432144" w14:textId="77777777" w:rsidR="00C5753B" w:rsidRPr="006C32E8" w:rsidRDefault="00C5753B" w:rsidP="00142E5A">
          <w:pPr>
            <w:pStyle w:val="Footer"/>
            <w:tabs>
              <w:tab w:val="clear" w:pos="4680"/>
              <w:tab w:val="clear" w:pos="9360"/>
              <w:tab w:val="right" w:pos="1685"/>
            </w:tabs>
            <w:jc w:val="center"/>
            <w:rPr>
              <w:rFonts w:ascii="Helvetica" w:hAnsi="Helvetica" w:cs="Arial"/>
              <w:color w:val="042755"/>
              <w:sz w:val="14"/>
              <w:szCs w:val="14"/>
            </w:rPr>
          </w:pPr>
          <w:r>
            <w:rPr>
              <w:rFonts w:ascii="Helvetica" w:hAnsi="Helvetica" w:cs="Arial"/>
              <w:color w:val="042755"/>
              <w:sz w:val="14"/>
              <w:szCs w:val="14"/>
            </w:rPr>
            <w:t>1</w:t>
          </w:r>
          <w:r w:rsidRPr="006C32E8">
            <w:rPr>
              <w:rFonts w:ascii="Helvetica" w:hAnsi="Helvetica" w:cs="Arial"/>
              <w:color w:val="042755"/>
              <w:sz w:val="14"/>
              <w:szCs w:val="14"/>
            </w:rPr>
            <w:t>450 Old Main Hill</w:t>
          </w:r>
          <w:r>
            <w:rPr>
              <w:rFonts w:ascii="Helvetica" w:hAnsi="Helvetica" w:cs="Arial"/>
              <w:color w:val="042755"/>
              <w:sz w:val="14"/>
              <w:szCs w:val="14"/>
            </w:rPr>
            <w:t xml:space="preserve">    </w:t>
          </w:r>
          <w:r w:rsidRPr="006C32E8">
            <w:rPr>
              <w:rFonts w:ascii="Helvetica" w:hAnsi="Helvetica" w:cs="Arial"/>
              <w:color w:val="042755"/>
              <w:sz w:val="14"/>
              <w:szCs w:val="14"/>
            </w:rPr>
            <w:t>Logan, UT 84322-1450</w:t>
          </w:r>
        </w:p>
        <w:p w14:paraId="0F5FE647" w14:textId="77777777" w:rsidR="00C5753B" w:rsidRPr="006C32E8" w:rsidRDefault="00C5753B" w:rsidP="007803F2">
          <w:pPr>
            <w:pStyle w:val="Footer"/>
            <w:jc w:val="center"/>
            <w:rPr>
              <w:rFonts w:ascii="Helvetica" w:hAnsi="Helvetica" w:cs="Arial"/>
              <w:color w:val="042755"/>
              <w:sz w:val="14"/>
              <w:szCs w:val="14"/>
            </w:rPr>
          </w:pPr>
          <w:r w:rsidRPr="006C32E8">
            <w:rPr>
              <w:rFonts w:ascii="Helvetica" w:hAnsi="Helvetica" w:cs="Arial"/>
              <w:color w:val="042755"/>
              <w:sz w:val="14"/>
              <w:szCs w:val="14"/>
            </w:rPr>
            <w:t>PH: (435) 797-11</w:t>
          </w:r>
          <w:r>
            <w:rPr>
              <w:rFonts w:ascii="Helvetica" w:hAnsi="Helvetica" w:cs="Arial"/>
              <w:color w:val="042755"/>
              <w:sz w:val="14"/>
              <w:szCs w:val="14"/>
            </w:rPr>
            <w:t xml:space="preserve">65    </w:t>
          </w:r>
          <w:r w:rsidRPr="006C32E8">
            <w:rPr>
              <w:rFonts w:ascii="Helvetica" w:hAnsi="Helvetica" w:cs="Arial"/>
              <w:color w:val="042755"/>
              <w:sz w:val="14"/>
              <w:szCs w:val="14"/>
            </w:rPr>
            <w:t>FAX:  (435) 797-</w:t>
          </w:r>
          <w:proofErr w:type="gramStart"/>
          <w:r w:rsidRPr="006C32E8">
            <w:rPr>
              <w:rFonts w:ascii="Helvetica" w:hAnsi="Helvetica" w:cs="Arial"/>
              <w:color w:val="042755"/>
              <w:sz w:val="14"/>
              <w:szCs w:val="14"/>
            </w:rPr>
            <w:t>1367</w:t>
          </w:r>
          <w:r>
            <w:rPr>
              <w:rFonts w:ascii="Helvetica" w:hAnsi="Helvetica" w:cs="Arial"/>
              <w:color w:val="042755"/>
              <w:sz w:val="14"/>
              <w:szCs w:val="14"/>
            </w:rPr>
            <w:t xml:space="preserve">  </w:t>
          </w:r>
          <w:proofErr w:type="gramEnd"/>
          <w:hyperlink r:id="rId1" w:history="1">
            <w:r w:rsidRPr="00016CAF">
              <w:rPr>
                <w:rStyle w:val="Hyperlink"/>
                <w:rFonts w:ascii="Helvetica" w:hAnsi="Helvetica" w:cs="Arial"/>
                <w:sz w:val="14"/>
                <w:szCs w:val="14"/>
              </w:rPr>
              <w:t>lorraine.walker@usu.edu</w:t>
            </w:r>
          </w:hyperlink>
        </w:p>
      </w:tc>
    </w:tr>
    <w:tr w:rsidR="00C5753B" w:rsidRPr="00283791" w14:paraId="1F159E52" w14:textId="77777777" w:rsidTr="0093375E">
      <w:tc>
        <w:tcPr>
          <w:tcW w:w="1915" w:type="dxa"/>
          <w:vAlign w:val="bottom"/>
        </w:tcPr>
        <w:p w14:paraId="6361708E" w14:textId="77777777" w:rsidR="00C5753B" w:rsidRPr="00283791" w:rsidRDefault="00C5753B" w:rsidP="00142E5A">
          <w:pPr>
            <w:pStyle w:val="Footer"/>
            <w:tabs>
              <w:tab w:val="clear" w:pos="4680"/>
              <w:tab w:val="clear" w:pos="9360"/>
              <w:tab w:val="right" w:pos="1685"/>
            </w:tabs>
            <w:jc w:val="center"/>
            <w:rPr>
              <w:rFonts w:ascii="Arial" w:hAnsi="Arial" w:cs="Arial"/>
              <w:color w:val="17365D"/>
              <w:sz w:val="14"/>
              <w:szCs w:val="14"/>
            </w:rPr>
          </w:pPr>
        </w:p>
      </w:tc>
      <w:tc>
        <w:tcPr>
          <w:tcW w:w="1915" w:type="dxa"/>
          <w:vAlign w:val="bottom"/>
        </w:tcPr>
        <w:p w14:paraId="2C27DF5D" w14:textId="77777777" w:rsidR="00C5753B" w:rsidRPr="00283791" w:rsidRDefault="00C5753B" w:rsidP="00142E5A">
          <w:pPr>
            <w:pStyle w:val="Footer"/>
            <w:jc w:val="center"/>
            <w:rPr>
              <w:rFonts w:ascii="Arial" w:hAnsi="Arial" w:cs="Arial"/>
              <w:color w:val="17365D"/>
              <w:sz w:val="14"/>
              <w:szCs w:val="14"/>
            </w:rPr>
          </w:pPr>
        </w:p>
      </w:tc>
      <w:tc>
        <w:tcPr>
          <w:tcW w:w="1915" w:type="dxa"/>
          <w:vAlign w:val="bottom"/>
        </w:tcPr>
        <w:p w14:paraId="10B0BC38" w14:textId="77777777" w:rsidR="00C5753B" w:rsidRPr="00283791" w:rsidRDefault="00C5753B" w:rsidP="00142E5A">
          <w:pPr>
            <w:pStyle w:val="Footer"/>
            <w:jc w:val="center"/>
            <w:rPr>
              <w:rFonts w:ascii="Arial" w:hAnsi="Arial" w:cs="Arial"/>
              <w:color w:val="17365D"/>
              <w:sz w:val="14"/>
              <w:szCs w:val="14"/>
            </w:rPr>
          </w:pPr>
        </w:p>
      </w:tc>
      <w:tc>
        <w:tcPr>
          <w:tcW w:w="1915" w:type="dxa"/>
          <w:vAlign w:val="bottom"/>
        </w:tcPr>
        <w:p w14:paraId="6731641E" w14:textId="77777777" w:rsidR="00C5753B" w:rsidRPr="00283791" w:rsidRDefault="00C5753B" w:rsidP="00142E5A">
          <w:pPr>
            <w:pStyle w:val="Footer"/>
            <w:jc w:val="center"/>
            <w:rPr>
              <w:rFonts w:ascii="Arial" w:hAnsi="Arial" w:cs="Arial"/>
              <w:color w:val="17365D"/>
              <w:sz w:val="14"/>
              <w:szCs w:val="14"/>
            </w:rPr>
          </w:pPr>
        </w:p>
      </w:tc>
      <w:tc>
        <w:tcPr>
          <w:tcW w:w="1916" w:type="dxa"/>
          <w:vAlign w:val="bottom"/>
        </w:tcPr>
        <w:p w14:paraId="6CDAC071" w14:textId="77777777" w:rsidR="00C5753B" w:rsidRPr="004C65BD" w:rsidRDefault="00C5753B" w:rsidP="00142E5A">
          <w:pPr>
            <w:pStyle w:val="Footer"/>
            <w:jc w:val="center"/>
            <w:rPr>
              <w:rFonts w:ascii="Arial" w:hAnsi="Arial" w:cs="Arial"/>
              <w:color w:val="17365D" w:themeColor="text2" w:themeShade="BF"/>
              <w:sz w:val="14"/>
              <w:szCs w:val="14"/>
            </w:rPr>
          </w:pPr>
        </w:p>
      </w:tc>
    </w:tr>
  </w:tbl>
  <w:p w14:paraId="1B677F97" w14:textId="77777777" w:rsidR="00C5753B" w:rsidRPr="00090801" w:rsidRDefault="00C5753B" w:rsidP="0009080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AC4581" w14:textId="77777777" w:rsidR="00C5753B" w:rsidRDefault="00C5753B" w:rsidP="00065B85">
      <w:pPr>
        <w:pStyle w:val="Footer"/>
      </w:pPr>
      <w:r>
        <w:separator/>
      </w:r>
    </w:p>
  </w:footnote>
  <w:footnote w:type="continuationSeparator" w:id="0">
    <w:p w14:paraId="5FC5CF3A" w14:textId="77777777" w:rsidR="00C5753B" w:rsidRDefault="00C5753B" w:rsidP="00065B85">
      <w:pPr>
        <w:pStyle w:val="Foote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1FFDEDC" w14:textId="77777777" w:rsidR="00C5753B" w:rsidRDefault="00C5753B">
    <w:pPr>
      <w:pStyle w:val="Header"/>
      <w:rPr>
        <w:noProof/>
      </w:rPr>
    </w:pPr>
    <w:ins w:id="1" w:author="Anna McEntire" w:date="2011-08-15T10:31:00Z">
      <w:r>
        <w:rPr>
          <w:noProof/>
        </w:rPr>
        <w:drawing>
          <wp:anchor distT="0" distB="0" distL="114300" distR="114300" simplePos="0" relativeHeight="251660288" behindDoc="0" locked="0" layoutInCell="1" allowOverlap="1" wp14:anchorId="0479B8A7" wp14:editId="4CAD9690">
            <wp:simplePos x="0" y="0"/>
            <wp:positionH relativeFrom="column">
              <wp:posOffset>13970</wp:posOffset>
            </wp:positionH>
            <wp:positionV relativeFrom="paragraph">
              <wp:posOffset>-69850</wp:posOffset>
            </wp:positionV>
            <wp:extent cx="2235200" cy="356235"/>
            <wp:effectExtent l="0" t="0" r="0" b="0"/>
            <wp:wrapNone/>
            <wp:docPr id="1" name="Picture 1" descr="Macintosh HD:Users:annam:Documents:Work:ResearchGradEPS:ResearchAndGraduateStudies-05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nnam:Documents:Work:ResearchGradEPS:ResearchAndGraduateStudies-05.eps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ins>
  </w:p>
  <w:p w14:paraId="0015A074" w14:textId="77777777" w:rsidR="00C5753B" w:rsidRDefault="00C5753B">
    <w:pPr>
      <w:pStyle w:val="Header"/>
      <w:rPr>
        <w:noProof/>
      </w:rPr>
    </w:pPr>
  </w:p>
  <w:p w14:paraId="58B91F70" w14:textId="77777777" w:rsidR="00C5753B" w:rsidRDefault="00C5753B">
    <w:pPr>
      <w:pStyle w:val="Header"/>
      <w:rPr>
        <w:noProof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88"/>
      <w:gridCol w:w="4788"/>
    </w:tblGrid>
    <w:tr w:rsidR="00C5753B" w14:paraId="0EB72422" w14:textId="77777777" w:rsidTr="00842D64">
      <w:tc>
        <w:tcPr>
          <w:tcW w:w="4788" w:type="dxa"/>
        </w:tcPr>
        <w:p w14:paraId="50F7E65A" w14:textId="77777777" w:rsidR="00C5753B" w:rsidRPr="000F5F66" w:rsidRDefault="00C5753B" w:rsidP="00842D64">
          <w:pPr>
            <w:pStyle w:val="Header"/>
            <w:rPr>
              <w:rFonts w:ascii="Helvetica" w:hAnsi="Helvetica"/>
              <w:color w:val="042755"/>
              <w:sz w:val="20"/>
              <w:szCs w:val="20"/>
            </w:rPr>
          </w:pPr>
          <w:r w:rsidRPr="000F5F66">
            <w:rPr>
              <w:rFonts w:ascii="Helvetica" w:hAnsi="Helvetica"/>
              <w:color w:val="042755"/>
              <w:sz w:val="20"/>
              <w:szCs w:val="20"/>
            </w:rPr>
            <w:t>Nomination Letter – Dr. Timothy Phillips</w:t>
          </w:r>
        </w:p>
      </w:tc>
      <w:tc>
        <w:tcPr>
          <w:tcW w:w="4788" w:type="dxa"/>
        </w:tcPr>
        <w:p w14:paraId="514CE9EE" w14:textId="77777777" w:rsidR="00C5753B" w:rsidRPr="000F5F66" w:rsidRDefault="00C5753B" w:rsidP="00842D64">
          <w:pPr>
            <w:pStyle w:val="Header"/>
            <w:jc w:val="right"/>
            <w:rPr>
              <w:rFonts w:ascii="Helvetica" w:hAnsi="Helvetica"/>
              <w:color w:val="042755"/>
              <w:sz w:val="20"/>
              <w:szCs w:val="20"/>
            </w:rPr>
          </w:pPr>
          <w:r w:rsidRPr="000F5F66">
            <w:rPr>
              <w:rFonts w:ascii="Helvetica" w:hAnsi="Helvetica"/>
              <w:color w:val="042755"/>
              <w:sz w:val="20"/>
              <w:szCs w:val="20"/>
            </w:rPr>
            <w:t xml:space="preserve">Page </w:t>
          </w:r>
          <w:r w:rsidRPr="000F5F66">
            <w:rPr>
              <w:rStyle w:val="PageNumber"/>
              <w:rFonts w:ascii="Helvetica" w:hAnsi="Helvetica"/>
              <w:color w:val="042755"/>
              <w:sz w:val="20"/>
              <w:szCs w:val="20"/>
            </w:rPr>
            <w:fldChar w:fldCharType="begin"/>
          </w:r>
          <w:r w:rsidRPr="000F5F66">
            <w:rPr>
              <w:rStyle w:val="PageNumber"/>
              <w:rFonts w:ascii="Helvetica" w:hAnsi="Helvetica"/>
              <w:color w:val="042755"/>
              <w:sz w:val="20"/>
              <w:szCs w:val="20"/>
            </w:rPr>
            <w:instrText xml:space="preserve"> PAGE </w:instrText>
          </w:r>
          <w:r w:rsidRPr="000F5F66">
            <w:rPr>
              <w:rStyle w:val="PageNumber"/>
              <w:rFonts w:ascii="Helvetica" w:hAnsi="Helvetica"/>
              <w:color w:val="042755"/>
              <w:sz w:val="20"/>
              <w:szCs w:val="20"/>
            </w:rPr>
            <w:fldChar w:fldCharType="separate"/>
          </w:r>
          <w:r>
            <w:rPr>
              <w:rStyle w:val="PageNumber"/>
              <w:rFonts w:ascii="Helvetica" w:hAnsi="Helvetica"/>
              <w:noProof/>
              <w:color w:val="042755"/>
              <w:sz w:val="20"/>
              <w:szCs w:val="20"/>
            </w:rPr>
            <w:t>2</w:t>
          </w:r>
          <w:r w:rsidRPr="000F5F66">
            <w:rPr>
              <w:rStyle w:val="PageNumber"/>
              <w:rFonts w:ascii="Helvetica" w:hAnsi="Helvetica"/>
              <w:color w:val="042755"/>
              <w:sz w:val="20"/>
              <w:szCs w:val="20"/>
            </w:rPr>
            <w:fldChar w:fldCharType="end"/>
          </w:r>
        </w:p>
      </w:tc>
    </w:tr>
  </w:tbl>
  <w:p w14:paraId="22F1E992" w14:textId="77777777" w:rsidR="00C5753B" w:rsidRDefault="0023154C">
    <w:pPr>
      <w:pStyle w:val="Header"/>
    </w:pPr>
    <w:r>
      <w:rPr>
        <w:noProof/>
      </w:rPr>
      <w:pict w14:anchorId="3A75FF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80974" o:spid="_x0000_s2058" type="#_x0000_t75" style="position:absolute;margin-left:0;margin-top:0;width:612pt;height:11in;z-index:-251653120;mso-position-horizontal:center;mso-position-horizontal-relative:margin;mso-position-vertical:center;mso-position-vertical-relative:margin" o:allowincell="f">
          <v:imagedata r:id="rId2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AEA941C" w14:textId="77777777" w:rsidR="00C5753B" w:rsidRDefault="00C5753B">
    <w:r>
      <w:rPr>
        <w:noProof/>
      </w:rPr>
      <w:drawing>
        <wp:inline distT="0" distB="0" distL="0" distR="0" wp14:anchorId="5BD70479" wp14:editId="62D37A49">
          <wp:extent cx="2237740" cy="353695"/>
          <wp:effectExtent l="0" t="0" r="0" b="825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37740" cy="3536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88"/>
      <w:gridCol w:w="4788"/>
    </w:tblGrid>
    <w:tr w:rsidR="00C5753B" w14:paraId="11B395DA" w14:textId="77777777" w:rsidTr="00842D64">
      <w:tc>
        <w:tcPr>
          <w:tcW w:w="4788" w:type="dxa"/>
        </w:tcPr>
        <w:p w14:paraId="1440F51A" w14:textId="77777777" w:rsidR="00C5753B" w:rsidRPr="000F5F66" w:rsidRDefault="00C5753B" w:rsidP="00E502DC">
          <w:pPr>
            <w:pStyle w:val="Header"/>
            <w:rPr>
              <w:rFonts w:ascii="Helvetica" w:hAnsi="Helvetica"/>
              <w:color w:val="042755"/>
              <w:sz w:val="20"/>
              <w:szCs w:val="20"/>
            </w:rPr>
          </w:pPr>
          <w:r>
            <w:rPr>
              <w:rFonts w:ascii="Helvetica" w:hAnsi="Helvetica"/>
              <w:color w:val="042755"/>
              <w:sz w:val="20"/>
              <w:szCs w:val="20"/>
            </w:rPr>
            <w:t xml:space="preserve">Task Force Letter </w:t>
          </w:r>
        </w:p>
      </w:tc>
      <w:tc>
        <w:tcPr>
          <w:tcW w:w="4788" w:type="dxa"/>
        </w:tcPr>
        <w:p w14:paraId="1B07B4E6" w14:textId="77777777" w:rsidR="00C5753B" w:rsidRPr="000F5F66" w:rsidRDefault="00C5753B" w:rsidP="00842D64">
          <w:pPr>
            <w:pStyle w:val="Header"/>
            <w:jc w:val="right"/>
            <w:rPr>
              <w:rFonts w:ascii="Helvetica" w:hAnsi="Helvetica"/>
              <w:color w:val="042755"/>
              <w:sz w:val="20"/>
              <w:szCs w:val="20"/>
            </w:rPr>
          </w:pPr>
          <w:r w:rsidRPr="000F5F66">
            <w:rPr>
              <w:rFonts w:ascii="Helvetica" w:hAnsi="Helvetica"/>
              <w:color w:val="042755"/>
              <w:sz w:val="20"/>
              <w:szCs w:val="20"/>
            </w:rPr>
            <w:t xml:space="preserve">Page </w:t>
          </w:r>
          <w:r w:rsidRPr="000F5F66">
            <w:rPr>
              <w:rStyle w:val="PageNumber"/>
              <w:rFonts w:ascii="Helvetica" w:hAnsi="Helvetica"/>
              <w:color w:val="042755"/>
              <w:sz w:val="20"/>
              <w:szCs w:val="20"/>
            </w:rPr>
            <w:fldChar w:fldCharType="begin"/>
          </w:r>
          <w:r w:rsidRPr="000F5F66">
            <w:rPr>
              <w:rStyle w:val="PageNumber"/>
              <w:rFonts w:ascii="Helvetica" w:hAnsi="Helvetica"/>
              <w:color w:val="042755"/>
              <w:sz w:val="20"/>
              <w:szCs w:val="20"/>
            </w:rPr>
            <w:instrText xml:space="preserve"> PAGE </w:instrText>
          </w:r>
          <w:r w:rsidRPr="000F5F66">
            <w:rPr>
              <w:rStyle w:val="PageNumber"/>
              <w:rFonts w:ascii="Helvetica" w:hAnsi="Helvetica"/>
              <w:color w:val="042755"/>
              <w:sz w:val="20"/>
              <w:szCs w:val="20"/>
            </w:rPr>
            <w:fldChar w:fldCharType="separate"/>
          </w:r>
          <w:r>
            <w:rPr>
              <w:rStyle w:val="PageNumber"/>
              <w:rFonts w:ascii="Helvetica" w:hAnsi="Helvetica"/>
              <w:noProof/>
              <w:color w:val="042755"/>
              <w:sz w:val="20"/>
              <w:szCs w:val="20"/>
            </w:rPr>
            <w:t>2</w:t>
          </w:r>
          <w:r w:rsidRPr="000F5F66">
            <w:rPr>
              <w:rStyle w:val="PageNumber"/>
              <w:rFonts w:ascii="Helvetica" w:hAnsi="Helvetica"/>
              <w:color w:val="042755"/>
              <w:sz w:val="20"/>
              <w:szCs w:val="20"/>
            </w:rPr>
            <w:fldChar w:fldCharType="end"/>
          </w:r>
        </w:p>
      </w:tc>
    </w:tr>
  </w:tbl>
  <w:p w14:paraId="31888BD0" w14:textId="77777777" w:rsidR="00C5753B" w:rsidRPr="008A3256" w:rsidRDefault="0023154C" w:rsidP="008A3256">
    <w:pPr>
      <w:pStyle w:val="Header"/>
    </w:pPr>
    <w:r>
      <w:rPr>
        <w:noProof/>
      </w:rPr>
      <w:pict w14:anchorId="660724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80975" o:spid="_x0000_s2059" type="#_x0000_t75" style="position:absolute;margin-left:0;margin-top:0;width:612pt;height:11in;z-index:-251652096;mso-position-horizontal:center;mso-position-horizontal-relative:margin;mso-position-vertical:center;mso-position-vertical-relative:margin" o:allowincell="f">
          <v:imagedata r:id="rId2" o:title="water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4523AE0" w14:textId="21648510" w:rsidR="00C5753B" w:rsidRDefault="0023154C" w:rsidP="00CC5A00">
    <w:pPr>
      <w:pStyle w:val="Header"/>
      <w:ind w:right="-576"/>
      <w:rPr>
        <w:rFonts w:ascii="Arial" w:eastAsia="Times New Roman" w:hAnsi="Arial" w:cs="Arial"/>
        <w:b/>
        <w:sz w:val="20"/>
        <w:szCs w:val="20"/>
      </w:rPr>
    </w:pPr>
    <w:r>
      <w:rPr>
        <w:rFonts w:eastAsiaTheme="minorHAnsi"/>
        <w:noProof/>
      </w:rPr>
      <w:pict w14:anchorId="00636FE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280973" o:spid="_x0000_s2057" type="#_x0000_t75" style="position:absolute;margin-left:-45.2pt;margin-top:-79.35pt;width:612pt;height:11in;z-index:-251654144;mso-position-horizontal-relative:margin;mso-position-vertical-relative:margin" o:allowincell="f">
          <v:imagedata r:id="rId1" o:title="watermark" gain="19661f" blacklevel="22938f"/>
          <w10:wrap anchorx="margin" anchory="margin"/>
        </v:shape>
      </w:pict>
    </w:r>
  </w:p>
  <w:p w14:paraId="38505C8D" w14:textId="452DC176" w:rsidR="00C5753B" w:rsidRPr="00035498" w:rsidRDefault="00C5753B" w:rsidP="00065B85">
    <w:pPr>
      <w:pStyle w:val="Header"/>
      <w:ind w:right="-576"/>
      <w:jc w:val="right"/>
      <w:rPr>
        <w:rFonts w:ascii="Arial" w:eastAsia="Times New Roman" w:hAnsi="Arial" w:cs="Arial"/>
        <w:sz w:val="20"/>
        <w:szCs w:val="20"/>
      </w:rPr>
    </w:pPr>
    <w:r>
      <w:rPr>
        <w:noProof/>
      </w:rPr>
      <w:drawing>
        <wp:anchor distT="0" distB="0" distL="114300" distR="114300" simplePos="0" relativeHeight="251666432" behindDoc="0" locked="0" layoutInCell="1" allowOverlap="1" wp14:anchorId="0763B525" wp14:editId="172907CA">
          <wp:simplePos x="0" y="0"/>
          <wp:positionH relativeFrom="column">
            <wp:posOffset>13970</wp:posOffset>
          </wp:positionH>
          <wp:positionV relativeFrom="paragraph">
            <wp:posOffset>78105</wp:posOffset>
          </wp:positionV>
          <wp:extent cx="2780030" cy="89281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nnam:Documents:Work:ResearchGradEPS:ResearchAndGraduateStudies-02.ep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780030" cy="8928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DFB4F75" w14:textId="77777777" w:rsidR="00C5753B" w:rsidRPr="00065B85" w:rsidRDefault="00C5753B" w:rsidP="00065B8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C18C4"/>
    <w:multiLevelType w:val="multilevel"/>
    <w:tmpl w:val="9166A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48B5D2B"/>
    <w:multiLevelType w:val="hybridMultilevel"/>
    <w:tmpl w:val="0F40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E3A7DBC"/>
    <w:multiLevelType w:val="multilevel"/>
    <w:tmpl w:val="C52EF7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B85"/>
    <w:rsid w:val="000258F1"/>
    <w:rsid w:val="00065B85"/>
    <w:rsid w:val="00066C46"/>
    <w:rsid w:val="00090801"/>
    <w:rsid w:val="000B2698"/>
    <w:rsid w:val="000C38A4"/>
    <w:rsid w:val="000D6BB6"/>
    <w:rsid w:val="000F4754"/>
    <w:rsid w:val="00125D80"/>
    <w:rsid w:val="00135976"/>
    <w:rsid w:val="00142E5A"/>
    <w:rsid w:val="001464AF"/>
    <w:rsid w:val="00152A2A"/>
    <w:rsid w:val="00163DDB"/>
    <w:rsid w:val="00171BE6"/>
    <w:rsid w:val="00180045"/>
    <w:rsid w:val="001A47E1"/>
    <w:rsid w:val="001B128D"/>
    <w:rsid w:val="00205388"/>
    <w:rsid w:val="00211667"/>
    <w:rsid w:val="00216112"/>
    <w:rsid w:val="0021662D"/>
    <w:rsid w:val="0023154C"/>
    <w:rsid w:val="002441A3"/>
    <w:rsid w:val="00257420"/>
    <w:rsid w:val="00267939"/>
    <w:rsid w:val="002746F4"/>
    <w:rsid w:val="00282AAC"/>
    <w:rsid w:val="0029291C"/>
    <w:rsid w:val="002959B5"/>
    <w:rsid w:val="002971D7"/>
    <w:rsid w:val="002A2987"/>
    <w:rsid w:val="002A747C"/>
    <w:rsid w:val="002B3B56"/>
    <w:rsid w:val="002C6D49"/>
    <w:rsid w:val="002F58E3"/>
    <w:rsid w:val="00344E7D"/>
    <w:rsid w:val="00351717"/>
    <w:rsid w:val="00355BC9"/>
    <w:rsid w:val="003609CF"/>
    <w:rsid w:val="00381D27"/>
    <w:rsid w:val="003B316B"/>
    <w:rsid w:val="003C7141"/>
    <w:rsid w:val="003D7BD7"/>
    <w:rsid w:val="003E32B6"/>
    <w:rsid w:val="003E6FF8"/>
    <w:rsid w:val="003F2677"/>
    <w:rsid w:val="003F3559"/>
    <w:rsid w:val="00453B3C"/>
    <w:rsid w:val="00473508"/>
    <w:rsid w:val="0049279E"/>
    <w:rsid w:val="00493CC5"/>
    <w:rsid w:val="004B4190"/>
    <w:rsid w:val="004C65BD"/>
    <w:rsid w:val="004D46CF"/>
    <w:rsid w:val="004E0E85"/>
    <w:rsid w:val="0059713F"/>
    <w:rsid w:val="00625DF3"/>
    <w:rsid w:val="00625EDB"/>
    <w:rsid w:val="00640893"/>
    <w:rsid w:val="00672FFD"/>
    <w:rsid w:val="006A0E0E"/>
    <w:rsid w:val="006D2360"/>
    <w:rsid w:val="006F3A35"/>
    <w:rsid w:val="007102FC"/>
    <w:rsid w:val="00715ACF"/>
    <w:rsid w:val="00750A18"/>
    <w:rsid w:val="007538A4"/>
    <w:rsid w:val="007677DA"/>
    <w:rsid w:val="007803F2"/>
    <w:rsid w:val="007E35EF"/>
    <w:rsid w:val="00823308"/>
    <w:rsid w:val="00837B70"/>
    <w:rsid w:val="00842D64"/>
    <w:rsid w:val="0085411C"/>
    <w:rsid w:val="00856C66"/>
    <w:rsid w:val="00872280"/>
    <w:rsid w:val="008A0550"/>
    <w:rsid w:val="008A3256"/>
    <w:rsid w:val="008C1397"/>
    <w:rsid w:val="008D1266"/>
    <w:rsid w:val="008D29F2"/>
    <w:rsid w:val="008E5553"/>
    <w:rsid w:val="008F2408"/>
    <w:rsid w:val="0093375E"/>
    <w:rsid w:val="00940DD4"/>
    <w:rsid w:val="00946F22"/>
    <w:rsid w:val="00953097"/>
    <w:rsid w:val="00964977"/>
    <w:rsid w:val="009947BB"/>
    <w:rsid w:val="00996333"/>
    <w:rsid w:val="009A56CE"/>
    <w:rsid w:val="009D6F12"/>
    <w:rsid w:val="009E4D71"/>
    <w:rsid w:val="009E66AF"/>
    <w:rsid w:val="00A00074"/>
    <w:rsid w:val="00A3379B"/>
    <w:rsid w:val="00A37920"/>
    <w:rsid w:val="00A41D05"/>
    <w:rsid w:val="00A64A8E"/>
    <w:rsid w:val="00A84D18"/>
    <w:rsid w:val="00AA00F2"/>
    <w:rsid w:val="00AC72E7"/>
    <w:rsid w:val="00AE7908"/>
    <w:rsid w:val="00B0013A"/>
    <w:rsid w:val="00B46F50"/>
    <w:rsid w:val="00B736E7"/>
    <w:rsid w:val="00B762DE"/>
    <w:rsid w:val="00B80880"/>
    <w:rsid w:val="00B82369"/>
    <w:rsid w:val="00B90390"/>
    <w:rsid w:val="00B97DFE"/>
    <w:rsid w:val="00BC0D89"/>
    <w:rsid w:val="00BD1678"/>
    <w:rsid w:val="00BD28AF"/>
    <w:rsid w:val="00BF7EE4"/>
    <w:rsid w:val="00C037AD"/>
    <w:rsid w:val="00C33410"/>
    <w:rsid w:val="00C375F8"/>
    <w:rsid w:val="00C41EF6"/>
    <w:rsid w:val="00C41F8C"/>
    <w:rsid w:val="00C4505F"/>
    <w:rsid w:val="00C5753B"/>
    <w:rsid w:val="00C675E4"/>
    <w:rsid w:val="00CB3EC6"/>
    <w:rsid w:val="00CC1548"/>
    <w:rsid w:val="00CC5A00"/>
    <w:rsid w:val="00CE1C4F"/>
    <w:rsid w:val="00D07ED9"/>
    <w:rsid w:val="00D4355D"/>
    <w:rsid w:val="00D52248"/>
    <w:rsid w:val="00D5567A"/>
    <w:rsid w:val="00DA00B3"/>
    <w:rsid w:val="00DB75CE"/>
    <w:rsid w:val="00DD1501"/>
    <w:rsid w:val="00DF56E5"/>
    <w:rsid w:val="00DF5A65"/>
    <w:rsid w:val="00E1135D"/>
    <w:rsid w:val="00E2713D"/>
    <w:rsid w:val="00E42664"/>
    <w:rsid w:val="00E502DC"/>
    <w:rsid w:val="00E73A9C"/>
    <w:rsid w:val="00E97E3D"/>
    <w:rsid w:val="00ED00B1"/>
    <w:rsid w:val="00ED6697"/>
    <w:rsid w:val="00EE083C"/>
    <w:rsid w:val="00EE6D51"/>
    <w:rsid w:val="00EF4176"/>
    <w:rsid w:val="00F04478"/>
    <w:rsid w:val="00F20957"/>
    <w:rsid w:val="00F25496"/>
    <w:rsid w:val="00F615C0"/>
    <w:rsid w:val="00F80DC6"/>
    <w:rsid w:val="00FB15B6"/>
    <w:rsid w:val="00FB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2"/>
    <o:shapelayout v:ext="edit">
      <o:idmap v:ext="edit" data="1"/>
    </o:shapelayout>
  </w:shapeDefaults>
  <w:decimalSymbol w:val="."/>
  <w:listSeparator w:val=","/>
  <w14:docId w14:val="11A6A8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5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B85"/>
  </w:style>
  <w:style w:type="paragraph" w:styleId="Footer">
    <w:name w:val="footer"/>
    <w:basedOn w:val="Normal"/>
    <w:link w:val="FooterChar"/>
    <w:uiPriority w:val="99"/>
    <w:unhideWhenUsed/>
    <w:rsid w:val="00065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B85"/>
  </w:style>
  <w:style w:type="paragraph" w:styleId="BalloonText">
    <w:name w:val="Balloon Text"/>
    <w:basedOn w:val="Normal"/>
    <w:link w:val="BalloonTextChar"/>
    <w:uiPriority w:val="99"/>
    <w:semiHidden/>
    <w:unhideWhenUsed/>
    <w:rsid w:val="00065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B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90801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135976"/>
    <w:rPr>
      <w:color w:val="808080"/>
    </w:rPr>
  </w:style>
  <w:style w:type="character" w:customStyle="1" w:styleId="LetterBody">
    <w:name w:val="Letter Body"/>
    <w:basedOn w:val="DefaultParagraphFont"/>
    <w:uiPriority w:val="1"/>
    <w:rsid w:val="00135976"/>
    <w:rPr>
      <w:rFonts w:ascii="Times New Roman" w:hAnsi="Times New Roman"/>
      <w:sz w:val="22"/>
    </w:rPr>
  </w:style>
  <w:style w:type="character" w:customStyle="1" w:styleId="DeptName">
    <w:name w:val="Dept Name"/>
    <w:basedOn w:val="DefaultParagraphFont"/>
    <w:uiPriority w:val="1"/>
    <w:rsid w:val="00135976"/>
    <w:rPr>
      <w:rFonts w:ascii="Arial" w:hAnsi="Arial"/>
      <w:b/>
      <w:sz w:val="22"/>
    </w:rPr>
  </w:style>
  <w:style w:type="character" w:customStyle="1" w:styleId="footerstyle">
    <w:name w:val="footer style"/>
    <w:basedOn w:val="DefaultParagraphFont"/>
    <w:uiPriority w:val="1"/>
    <w:rsid w:val="004C65BD"/>
    <w:rPr>
      <w:rFonts w:ascii="Arial" w:hAnsi="Arial"/>
      <w:color w:val="17365D" w:themeColor="text2" w:themeShade="BF"/>
      <w:sz w:val="14"/>
    </w:rPr>
  </w:style>
  <w:style w:type="paragraph" w:styleId="NoSpacing">
    <w:name w:val="No Spacing"/>
    <w:uiPriority w:val="1"/>
    <w:qFormat/>
    <w:rsid w:val="00E1135D"/>
    <w:pPr>
      <w:spacing w:after="0" w:line="240" w:lineRule="auto"/>
    </w:pPr>
  </w:style>
  <w:style w:type="table" w:styleId="TableGrid">
    <w:name w:val="Table Grid"/>
    <w:basedOn w:val="TableNormal"/>
    <w:uiPriority w:val="59"/>
    <w:rsid w:val="00E113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E1135D"/>
  </w:style>
  <w:style w:type="paragraph" w:styleId="ListParagraph">
    <w:name w:val="List Paragraph"/>
    <w:basedOn w:val="Normal"/>
    <w:uiPriority w:val="34"/>
    <w:qFormat/>
    <w:rsid w:val="00C375F8"/>
    <w:pPr>
      <w:ind w:left="720"/>
      <w:contextualSpacing/>
    </w:pPr>
  </w:style>
  <w:style w:type="paragraph" w:customStyle="1" w:styleId="Default">
    <w:name w:val="Default"/>
    <w:rsid w:val="00D07ED9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5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B85"/>
  </w:style>
  <w:style w:type="paragraph" w:styleId="Footer">
    <w:name w:val="footer"/>
    <w:basedOn w:val="Normal"/>
    <w:link w:val="FooterChar"/>
    <w:uiPriority w:val="99"/>
    <w:unhideWhenUsed/>
    <w:rsid w:val="00065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B85"/>
  </w:style>
  <w:style w:type="paragraph" w:styleId="BalloonText">
    <w:name w:val="Balloon Text"/>
    <w:basedOn w:val="Normal"/>
    <w:link w:val="BalloonTextChar"/>
    <w:uiPriority w:val="99"/>
    <w:semiHidden/>
    <w:unhideWhenUsed/>
    <w:rsid w:val="00065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B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90801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135976"/>
    <w:rPr>
      <w:color w:val="808080"/>
    </w:rPr>
  </w:style>
  <w:style w:type="character" w:customStyle="1" w:styleId="LetterBody">
    <w:name w:val="Letter Body"/>
    <w:basedOn w:val="DefaultParagraphFont"/>
    <w:uiPriority w:val="1"/>
    <w:rsid w:val="00135976"/>
    <w:rPr>
      <w:rFonts w:ascii="Times New Roman" w:hAnsi="Times New Roman"/>
      <w:sz w:val="22"/>
    </w:rPr>
  </w:style>
  <w:style w:type="character" w:customStyle="1" w:styleId="DeptName">
    <w:name w:val="Dept Name"/>
    <w:basedOn w:val="DefaultParagraphFont"/>
    <w:uiPriority w:val="1"/>
    <w:rsid w:val="00135976"/>
    <w:rPr>
      <w:rFonts w:ascii="Arial" w:hAnsi="Arial"/>
      <w:b/>
      <w:sz w:val="22"/>
    </w:rPr>
  </w:style>
  <w:style w:type="character" w:customStyle="1" w:styleId="footerstyle">
    <w:name w:val="footer style"/>
    <w:basedOn w:val="DefaultParagraphFont"/>
    <w:uiPriority w:val="1"/>
    <w:rsid w:val="004C65BD"/>
    <w:rPr>
      <w:rFonts w:ascii="Arial" w:hAnsi="Arial"/>
      <w:color w:val="17365D" w:themeColor="text2" w:themeShade="BF"/>
      <w:sz w:val="14"/>
    </w:rPr>
  </w:style>
  <w:style w:type="paragraph" w:styleId="NoSpacing">
    <w:name w:val="No Spacing"/>
    <w:uiPriority w:val="1"/>
    <w:qFormat/>
    <w:rsid w:val="00E1135D"/>
    <w:pPr>
      <w:spacing w:after="0" w:line="240" w:lineRule="auto"/>
    </w:pPr>
  </w:style>
  <w:style w:type="table" w:styleId="TableGrid">
    <w:name w:val="Table Grid"/>
    <w:basedOn w:val="TableNormal"/>
    <w:uiPriority w:val="59"/>
    <w:rsid w:val="00E113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E1135D"/>
  </w:style>
  <w:style w:type="paragraph" w:styleId="ListParagraph">
    <w:name w:val="List Paragraph"/>
    <w:basedOn w:val="Normal"/>
    <w:uiPriority w:val="34"/>
    <w:qFormat/>
    <w:rsid w:val="00C375F8"/>
    <w:pPr>
      <w:ind w:left="720"/>
      <w:contextualSpacing/>
    </w:pPr>
  </w:style>
  <w:style w:type="paragraph" w:customStyle="1" w:styleId="Default">
    <w:name w:val="Default"/>
    <w:rsid w:val="00D07ED9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06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header" Target="header3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lorraine.walker@usu.edu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Relationship Id="rId2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ACFA5-C94F-D245-A02C-D98E072E4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156</Words>
  <Characters>893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IT-FACT</Company>
  <LinksUpToDate>false</LinksUpToDate>
  <CharactersWithSpaces>1047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facultylab</dc:creator>
  <cp:lastModifiedBy>Sharece Cox</cp:lastModifiedBy>
  <cp:revision>3</cp:revision>
  <cp:lastPrinted>2011-10-31T15:57:00Z</cp:lastPrinted>
  <dcterms:created xsi:type="dcterms:W3CDTF">2015-01-15T00:01:00Z</dcterms:created>
  <dcterms:modified xsi:type="dcterms:W3CDTF">2015-01-15T17:29:00Z</dcterms:modified>
</cp:coreProperties>
</file>